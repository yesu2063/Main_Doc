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43E1F5" w14:textId="3F5301F3" w:rsidR="00840CF9" w:rsidRPr="002D586E" w:rsidRDefault="00840CF9" w:rsidP="002D586E">
      <w:r w:rsidRPr="002D586E">
        <w:rPr>
          <w:color w:val="000000"/>
        </w:rPr>
        <w:t xml:space="preserve">This Schedule </w:t>
      </w:r>
      <w:r w:rsidR="00760DA4">
        <w:rPr>
          <w:color w:val="000000"/>
        </w:rPr>
        <w:t>001</w:t>
      </w:r>
      <w:r w:rsidRPr="002D586E">
        <w:rPr>
          <w:color w:val="000000"/>
        </w:rPr>
        <w:t xml:space="preserve"> (the “Schedule”) is attached to and incorporated into the </w:t>
      </w:r>
      <w:r w:rsidR="00A53895">
        <w:rPr>
          <w:color w:val="000000"/>
        </w:rPr>
        <w:t>Master Business Agreement</w:t>
      </w:r>
      <w:r w:rsidRPr="002D586E">
        <w:rPr>
          <w:color w:val="000000"/>
        </w:rPr>
        <w:t xml:space="preserve"> by and between </w:t>
      </w:r>
      <w:r w:rsidR="00760DA4">
        <w:rPr>
          <w:color w:val="000000"/>
        </w:rPr>
        <w:t>Copado Inc.</w:t>
      </w:r>
      <w:r w:rsidRPr="002D586E">
        <w:rPr>
          <w:color w:val="000000"/>
        </w:rPr>
        <w:t xml:space="preserve"> </w:t>
      </w:r>
      <w:r w:rsidRPr="002D586E">
        <w:t>(“</w:t>
      </w:r>
      <w:r w:rsidR="0063222D">
        <w:t>Company</w:t>
      </w:r>
      <w:r w:rsidRPr="002D586E">
        <w:t xml:space="preserve">”) and </w:t>
      </w:r>
      <w:r w:rsidR="00760DA4">
        <w:t>Humana Inc.</w:t>
      </w:r>
      <w:r w:rsidR="00DA2B20" w:rsidRPr="002D586E">
        <w:t xml:space="preserve"> for the benefit of itself and its parent company, if any, and subsidiaries, affiliates, joint ventures, partnerships, managed and contracted entities</w:t>
      </w:r>
      <w:r w:rsidRPr="002D586E">
        <w:t xml:space="preserve"> (“Customer”) with Effective Date </w:t>
      </w:r>
      <w:r w:rsidR="00760DA4" w:rsidRPr="00760DA4">
        <w:rPr>
          <w:highlight w:val="yellow"/>
        </w:rPr>
        <w:t>TBD</w:t>
      </w:r>
      <w:r w:rsidRPr="002D586E">
        <w:t xml:space="preserve"> (the “Agreement”)</w:t>
      </w:r>
      <w:r w:rsidR="00931D40" w:rsidRPr="002D586E">
        <w:t>. This Schedule</w:t>
      </w:r>
      <w:r w:rsidRPr="002D586E">
        <w:t xml:space="preserve"> is effective on </w:t>
      </w:r>
      <w:r w:rsidR="00760DA4" w:rsidRPr="00760DA4">
        <w:rPr>
          <w:highlight w:val="yellow"/>
        </w:rPr>
        <w:t>TBD</w:t>
      </w:r>
      <w:r w:rsidRPr="002D586E">
        <w:t xml:space="preserve"> (the “Schedule Effective Date”).  </w:t>
      </w:r>
    </w:p>
    <w:p w14:paraId="5D401C04" w14:textId="77777777" w:rsidR="00840CF9" w:rsidRPr="002D586E" w:rsidRDefault="00840CF9" w:rsidP="002D586E">
      <w:pPr>
        <w:rPr>
          <w:color w:val="000000"/>
        </w:rPr>
      </w:pPr>
    </w:p>
    <w:p w14:paraId="7F7F9F24" w14:textId="77777777" w:rsidR="00840CF9" w:rsidRPr="002D586E" w:rsidRDefault="002D586E" w:rsidP="00F178E6">
      <w:pPr>
        <w:numPr>
          <w:ilvl w:val="0"/>
          <w:numId w:val="5"/>
        </w:numPr>
        <w:spacing w:after="200" w:line="276" w:lineRule="auto"/>
        <w:contextualSpacing/>
        <w:rPr>
          <w:rFonts w:eastAsia="Calibri"/>
          <w:b/>
          <w:snapToGrid w:val="0"/>
          <w:u w:val="single"/>
        </w:rPr>
      </w:pPr>
      <w:r w:rsidRPr="002D586E">
        <w:rPr>
          <w:rFonts w:eastAsia="Calibri"/>
          <w:b/>
          <w:snapToGrid w:val="0"/>
          <w:u w:val="single"/>
        </w:rPr>
        <w:t>Additional Definitions:</w:t>
      </w:r>
    </w:p>
    <w:p w14:paraId="5E09122D" w14:textId="77777777" w:rsidR="00747E0A" w:rsidRPr="002D586E" w:rsidRDefault="00747E0A" w:rsidP="00F178E6">
      <w:pPr>
        <w:pStyle w:val="BlockText"/>
        <w:numPr>
          <w:ilvl w:val="0"/>
          <w:numId w:val="10"/>
        </w:numPr>
        <w:ind w:right="0"/>
        <w:rPr>
          <w:rFonts w:eastAsia="Calibri"/>
          <w:sz w:val="20"/>
        </w:rPr>
      </w:pPr>
      <w:r w:rsidRPr="002D586E">
        <w:rPr>
          <w:rFonts w:eastAsia="Calibri"/>
          <w:sz w:val="20"/>
        </w:rPr>
        <w:t>In addition to terms defined elsewhere in the Agreement, the following terms apply to this Schedule.</w:t>
      </w:r>
    </w:p>
    <w:p w14:paraId="1D0B29FB" w14:textId="77777777" w:rsidR="00840CF9" w:rsidRPr="002D586E" w:rsidRDefault="00840CF9" w:rsidP="002D586E">
      <w:pPr>
        <w:rPr>
          <w:b/>
          <w:snapToGrid w:val="0"/>
          <w:u w:val="single"/>
        </w:rPr>
      </w:pPr>
    </w:p>
    <w:p w14:paraId="50564FA9" w14:textId="3712D09E" w:rsidR="00633EBC" w:rsidRPr="00633EBC" w:rsidRDefault="00633EBC" w:rsidP="00633EBC">
      <w:pPr>
        <w:numPr>
          <w:ilvl w:val="0"/>
          <w:numId w:val="4"/>
        </w:numPr>
        <w:rPr>
          <w:color w:val="000000"/>
        </w:rPr>
      </w:pPr>
      <w:r w:rsidRPr="00EF69E2">
        <w:rPr>
          <w:b/>
          <w:color w:val="000000"/>
        </w:rPr>
        <w:t>“Acceptance”</w:t>
      </w:r>
      <w:r w:rsidRPr="00EF69E2">
        <w:rPr>
          <w:color w:val="000000"/>
        </w:rPr>
        <w:t xml:space="preserve"> means Customer’s written acknowledgment that the </w:t>
      </w:r>
      <w:r w:rsidR="00A53895">
        <w:rPr>
          <w:color w:val="000000"/>
        </w:rPr>
        <w:t>Licensed Software</w:t>
      </w:r>
      <w:r w:rsidRPr="00EF69E2">
        <w:rPr>
          <w:color w:val="000000"/>
        </w:rPr>
        <w:t>, as delivered, conform</w:t>
      </w:r>
      <w:r w:rsidR="00A53895">
        <w:rPr>
          <w:color w:val="000000"/>
        </w:rPr>
        <w:t>s</w:t>
      </w:r>
      <w:r w:rsidRPr="00EF69E2">
        <w:rPr>
          <w:color w:val="000000"/>
        </w:rPr>
        <w:t xml:space="preserve"> to the Agreement.</w:t>
      </w:r>
    </w:p>
    <w:p w14:paraId="1A3AD931" w14:textId="77777777" w:rsidR="00633EBC" w:rsidRPr="00633EBC" w:rsidRDefault="00633EBC" w:rsidP="00633EBC">
      <w:pPr>
        <w:pStyle w:val="BlockText"/>
      </w:pPr>
    </w:p>
    <w:p w14:paraId="5EAAFBA0" w14:textId="77777777" w:rsidR="00633EBC" w:rsidRDefault="00633EBC" w:rsidP="00F178E6">
      <w:pPr>
        <w:numPr>
          <w:ilvl w:val="0"/>
          <w:numId w:val="4"/>
        </w:numPr>
        <w:rPr>
          <w:rFonts w:eastAsia="Calibri"/>
          <w:color w:val="000000"/>
        </w:rPr>
      </w:pPr>
      <w:r w:rsidRPr="00EF69E2">
        <w:rPr>
          <w:rFonts w:eastAsia="Calibri"/>
          <w:b/>
          <w:color w:val="000000"/>
        </w:rPr>
        <w:t>“Deliverable”</w:t>
      </w:r>
      <w:r w:rsidRPr="00EF69E2">
        <w:rPr>
          <w:rFonts w:eastAsia="Calibri"/>
          <w:color w:val="000000"/>
        </w:rPr>
        <w:t xml:space="preserve"> means an artifact or other evidence of completion of an aspect of </w:t>
      </w:r>
      <w:r w:rsidR="0063222D">
        <w:rPr>
          <w:rFonts w:eastAsia="Calibri"/>
          <w:color w:val="000000"/>
        </w:rPr>
        <w:t>Company</w:t>
      </w:r>
      <w:r w:rsidRPr="00EF69E2">
        <w:rPr>
          <w:rFonts w:eastAsia="Calibri"/>
          <w:color w:val="000000"/>
        </w:rPr>
        <w:t>’s performance pursuant to a Schedule.</w:t>
      </w:r>
    </w:p>
    <w:p w14:paraId="60840642" w14:textId="77777777" w:rsidR="00633EBC" w:rsidRPr="00633EBC" w:rsidRDefault="00633EBC" w:rsidP="00633EBC">
      <w:pPr>
        <w:pStyle w:val="BlockText"/>
      </w:pPr>
    </w:p>
    <w:p w14:paraId="43F109B6" w14:textId="77777777" w:rsidR="00633EBC" w:rsidRDefault="00633EBC" w:rsidP="00F178E6">
      <w:pPr>
        <w:numPr>
          <w:ilvl w:val="0"/>
          <w:numId w:val="4"/>
        </w:numPr>
        <w:rPr>
          <w:snapToGrid w:val="0"/>
          <w:color w:val="000000"/>
          <w:lang w:val="en"/>
        </w:rPr>
      </w:pPr>
      <w:r w:rsidRPr="00EF69E2">
        <w:rPr>
          <w:b/>
          <w:snapToGrid w:val="0"/>
          <w:color w:val="000000"/>
        </w:rPr>
        <w:t xml:space="preserve">“Documentation” </w:t>
      </w:r>
      <w:r w:rsidRPr="00EF69E2">
        <w:rPr>
          <w:snapToGrid w:val="0"/>
          <w:color w:val="000000"/>
        </w:rPr>
        <w:t>means</w:t>
      </w:r>
      <w:r w:rsidRPr="00EF69E2">
        <w:rPr>
          <w:b/>
          <w:snapToGrid w:val="0"/>
          <w:color w:val="000000"/>
        </w:rPr>
        <w:t xml:space="preserve"> </w:t>
      </w:r>
      <w:r w:rsidRPr="00EF69E2">
        <w:rPr>
          <w:snapToGrid w:val="0"/>
          <w:color w:val="000000"/>
        </w:rPr>
        <w:t>(i)</w:t>
      </w:r>
      <w:r w:rsidRPr="00EF69E2">
        <w:rPr>
          <w:b/>
          <w:snapToGrid w:val="0"/>
          <w:color w:val="000000"/>
        </w:rPr>
        <w:t xml:space="preserve"> </w:t>
      </w:r>
      <w:r w:rsidRPr="00EF69E2">
        <w:rPr>
          <w:snapToGrid w:val="0"/>
          <w:color w:val="000000"/>
        </w:rPr>
        <w:t xml:space="preserve">technical Product manuals and other publications, including updates, in any language, format or medium that are provided to Customer and/or other </w:t>
      </w:r>
      <w:r w:rsidR="0063222D">
        <w:rPr>
          <w:snapToGrid w:val="0"/>
          <w:color w:val="000000"/>
        </w:rPr>
        <w:t>Company</w:t>
      </w:r>
      <w:r w:rsidRPr="00EF69E2">
        <w:rPr>
          <w:snapToGrid w:val="0"/>
          <w:color w:val="000000"/>
        </w:rPr>
        <w:t xml:space="preserve"> customers which facilitate the use of and relate to the Products; (ii) specifications or use guidelines relating to Products made available via written form or by or through the </w:t>
      </w:r>
      <w:r w:rsidR="0063222D">
        <w:rPr>
          <w:snapToGrid w:val="0"/>
          <w:color w:val="000000"/>
        </w:rPr>
        <w:t>Company</w:t>
      </w:r>
      <w:r w:rsidRPr="00EF69E2">
        <w:rPr>
          <w:snapToGrid w:val="0"/>
          <w:color w:val="000000"/>
        </w:rPr>
        <w:t xml:space="preserve">’s web pages; and (iii) </w:t>
      </w:r>
      <w:r w:rsidRPr="00EF69E2">
        <w:rPr>
          <w:iCs/>
          <w:snapToGrid w:val="0"/>
          <w:color w:val="000000"/>
          <w:lang w:val="en"/>
        </w:rPr>
        <w:t>source</w:t>
      </w:r>
      <w:r w:rsidRPr="00EF69E2">
        <w:rPr>
          <w:snapToGrid w:val="0"/>
          <w:color w:val="000000"/>
          <w:lang w:val="en"/>
        </w:rPr>
        <w:t xml:space="preserve"> information about the product contained in design documents, detailed code comments, white papers, and blackboard session notes.</w:t>
      </w:r>
    </w:p>
    <w:p w14:paraId="110E6F00" w14:textId="77777777" w:rsidR="00633EBC" w:rsidRPr="00633EBC" w:rsidRDefault="00633EBC" w:rsidP="00633EBC">
      <w:pPr>
        <w:pStyle w:val="BlockText"/>
        <w:rPr>
          <w:lang w:val="en"/>
        </w:rPr>
      </w:pPr>
    </w:p>
    <w:p w14:paraId="71C50B58" w14:textId="77777777" w:rsidR="00840CF9" w:rsidRPr="002D586E" w:rsidRDefault="00840CF9" w:rsidP="00F178E6">
      <w:pPr>
        <w:numPr>
          <w:ilvl w:val="0"/>
          <w:numId w:val="4"/>
        </w:numPr>
      </w:pPr>
      <w:r w:rsidRPr="002D586E">
        <w:rPr>
          <w:b/>
        </w:rPr>
        <w:t xml:space="preserve">“Enterprise License” </w:t>
      </w:r>
      <w:r w:rsidRPr="002D586E">
        <w:t xml:space="preserve">means a License Type granting Customer Use of the Licensed Software unlimited in quantity. </w:t>
      </w:r>
    </w:p>
    <w:p w14:paraId="2F511F96" w14:textId="77777777" w:rsidR="00840CF9" w:rsidRPr="002D586E" w:rsidRDefault="00840CF9" w:rsidP="002D586E">
      <w:pPr>
        <w:ind w:left="360" w:hanging="360"/>
      </w:pPr>
    </w:p>
    <w:p w14:paraId="563597A1" w14:textId="53B93E8C" w:rsidR="0037355C" w:rsidRDefault="0037355C" w:rsidP="00F178E6">
      <w:pPr>
        <w:numPr>
          <w:ilvl w:val="0"/>
          <w:numId w:val="4"/>
        </w:numPr>
        <w:rPr>
          <w:color w:val="000000"/>
        </w:rPr>
      </w:pPr>
      <w:r w:rsidRPr="00EF69E2">
        <w:rPr>
          <w:b/>
          <w:color w:val="000000"/>
        </w:rPr>
        <w:t>“Licensed Software”</w:t>
      </w:r>
      <w:r w:rsidRPr="00EF69E2">
        <w:rPr>
          <w:color w:val="000000"/>
        </w:rPr>
        <w:t xml:space="preserve"> means proprietary computer software programs and all related materials, including, with the exception of </w:t>
      </w:r>
      <w:commentRangeStart w:id="0"/>
      <w:r w:rsidRPr="00EF69E2">
        <w:rPr>
          <w:color w:val="000000"/>
        </w:rPr>
        <w:t xml:space="preserve">Custom </w:t>
      </w:r>
      <w:commentRangeStart w:id="1"/>
      <w:r w:rsidRPr="00EF69E2">
        <w:rPr>
          <w:color w:val="000000"/>
        </w:rPr>
        <w:t>Product</w:t>
      </w:r>
      <w:commentRangeEnd w:id="0"/>
      <w:r w:rsidR="005B6E1A">
        <w:rPr>
          <w:rStyle w:val="CommentReference"/>
        </w:rPr>
        <w:commentReference w:id="0"/>
      </w:r>
      <w:commentRangeEnd w:id="1"/>
      <w:r w:rsidR="00790115">
        <w:rPr>
          <w:rStyle w:val="CommentReference"/>
        </w:rPr>
        <w:commentReference w:id="1"/>
      </w:r>
      <w:r w:rsidRPr="00EF69E2">
        <w:rPr>
          <w:color w:val="000000"/>
        </w:rPr>
        <w:t>, improvements, updates, licensed internal code, new releases, enhancements, derivative products, feature-enabling and/or embedded third-party components, including any archival copies of the above as pe</w:t>
      </w:r>
      <w:r w:rsidR="00A53895">
        <w:rPr>
          <w:color w:val="000000"/>
        </w:rPr>
        <w:t>rmitted or contemplated by the Agreement or this Schedule</w:t>
      </w:r>
      <w:r w:rsidRPr="00EF69E2">
        <w:rPr>
          <w:color w:val="000000"/>
        </w:rPr>
        <w:t>, and any other material or information necessary to enable Customer’s contemplated use of each and every feature of such Product.</w:t>
      </w:r>
    </w:p>
    <w:p w14:paraId="6106E908" w14:textId="77777777" w:rsidR="0037355C" w:rsidRPr="0037355C" w:rsidRDefault="0037355C" w:rsidP="0037355C">
      <w:pPr>
        <w:pStyle w:val="BlockText"/>
      </w:pPr>
    </w:p>
    <w:p w14:paraId="6126C72C" w14:textId="77777777" w:rsidR="00840CF9" w:rsidRPr="002D586E" w:rsidRDefault="00840CF9" w:rsidP="00F178E6">
      <w:pPr>
        <w:numPr>
          <w:ilvl w:val="0"/>
          <w:numId w:val="4"/>
        </w:numPr>
      </w:pPr>
      <w:r w:rsidRPr="002D586E">
        <w:rPr>
          <w:b/>
        </w:rPr>
        <w:t xml:space="preserve">“License Type” </w:t>
      </w:r>
      <w:r w:rsidRPr="002D586E">
        <w:t xml:space="preserve">means the name and description of the unit of measure used to determine the subject license quantity acquired. </w:t>
      </w:r>
    </w:p>
    <w:p w14:paraId="27B3D913" w14:textId="77777777" w:rsidR="00840CF9" w:rsidRPr="002D586E" w:rsidRDefault="00840CF9" w:rsidP="002D586E">
      <w:pPr>
        <w:ind w:left="360" w:hanging="360"/>
      </w:pPr>
    </w:p>
    <w:p w14:paraId="399B6B92" w14:textId="77777777" w:rsidR="00840CF9" w:rsidRPr="002D586E" w:rsidRDefault="00840CF9" w:rsidP="00F178E6">
      <w:pPr>
        <w:numPr>
          <w:ilvl w:val="0"/>
          <w:numId w:val="4"/>
        </w:numPr>
      </w:pPr>
      <w:r w:rsidRPr="002D586E">
        <w:rPr>
          <w:b/>
        </w:rPr>
        <w:t xml:space="preserve">“License Term” </w:t>
      </w:r>
      <w:r w:rsidRPr="002D586E">
        <w:t xml:space="preserve">means the length of time granted Customer for Use of the Licensed Software in consideration for the Fee. </w:t>
      </w:r>
    </w:p>
    <w:p w14:paraId="1A7A8653" w14:textId="77777777" w:rsidR="00840CF9" w:rsidRPr="002D586E" w:rsidRDefault="00840CF9" w:rsidP="002D586E">
      <w:pPr>
        <w:ind w:left="360" w:hanging="360"/>
      </w:pPr>
    </w:p>
    <w:p w14:paraId="697FE029" w14:textId="75222016" w:rsidR="00366C54" w:rsidRDefault="00366C54" w:rsidP="00F178E6">
      <w:pPr>
        <w:numPr>
          <w:ilvl w:val="0"/>
          <w:numId w:val="4"/>
        </w:numPr>
        <w:rPr>
          <w:color w:val="000000"/>
        </w:rPr>
      </w:pPr>
      <w:r w:rsidRPr="00EF69E2">
        <w:rPr>
          <w:b/>
          <w:color w:val="000000"/>
        </w:rPr>
        <w:t xml:space="preserve">“Maintenance and Support Services” or “MSS” </w:t>
      </w:r>
      <w:r w:rsidRPr="00EF69E2">
        <w:rPr>
          <w:color w:val="000000"/>
        </w:rPr>
        <w:t>means services intended to provide Customer with the uninterrupted, error free use of the Licensed Software, Appliance, or Hardware procured hereunder.</w:t>
      </w:r>
    </w:p>
    <w:p w14:paraId="69C78612" w14:textId="77777777" w:rsidR="00366C54" w:rsidRPr="00366C54" w:rsidRDefault="00366C54" w:rsidP="00366C54">
      <w:pPr>
        <w:pStyle w:val="BlockText"/>
      </w:pPr>
    </w:p>
    <w:p w14:paraId="266F4013" w14:textId="77777777" w:rsidR="00366C54" w:rsidRDefault="00366C54" w:rsidP="00F178E6">
      <w:pPr>
        <w:numPr>
          <w:ilvl w:val="0"/>
          <w:numId w:val="4"/>
        </w:numPr>
        <w:rPr>
          <w:color w:val="000000"/>
        </w:rPr>
      </w:pPr>
      <w:r w:rsidRPr="00EF69E2">
        <w:rPr>
          <w:b/>
          <w:color w:val="000000"/>
        </w:rPr>
        <w:t>“Performance Standard”</w:t>
      </w:r>
      <w:r w:rsidRPr="00EF69E2">
        <w:rPr>
          <w:color w:val="000000"/>
        </w:rPr>
        <w:t xml:space="preserve"> means the minimum performance level for a particular Product or aspect of a Product procured hereunder.  Performance Standards applicable to t</w:t>
      </w:r>
      <w:r>
        <w:rPr>
          <w:color w:val="000000"/>
        </w:rPr>
        <w:t xml:space="preserve">he Product may be described in an Attachment to this Schedule. </w:t>
      </w:r>
      <w:r w:rsidRPr="00EF69E2">
        <w:rPr>
          <w:color w:val="000000"/>
        </w:rPr>
        <w:t>Performance Standards may be amended or supplemented via the execution of an Amendment to the Schedule</w:t>
      </w:r>
      <w:r>
        <w:rPr>
          <w:color w:val="000000"/>
        </w:rPr>
        <w:t>.  Alternatively, changes to the Performance Standards set forth this Schedule</w:t>
      </w:r>
      <w:r w:rsidRPr="00EF69E2">
        <w:rPr>
          <w:color w:val="000000"/>
        </w:rPr>
        <w:t xml:space="preserve"> may be amended or supplemented via the Change Request Process.</w:t>
      </w:r>
    </w:p>
    <w:p w14:paraId="14F9E316" w14:textId="77777777" w:rsidR="00366C54" w:rsidRPr="00366C54" w:rsidRDefault="00366C54" w:rsidP="00366C54">
      <w:pPr>
        <w:pStyle w:val="BlockText"/>
      </w:pPr>
    </w:p>
    <w:p w14:paraId="76AC9774" w14:textId="6B4CC854" w:rsidR="0063222D" w:rsidRDefault="0063222D" w:rsidP="00F178E6">
      <w:pPr>
        <w:numPr>
          <w:ilvl w:val="0"/>
          <w:numId w:val="4"/>
        </w:numPr>
        <w:rPr>
          <w:color w:val="000000"/>
        </w:rPr>
      </w:pPr>
      <w:r w:rsidRPr="00EF69E2">
        <w:rPr>
          <w:b/>
          <w:color w:val="000000"/>
        </w:rPr>
        <w:lastRenderedPageBreak/>
        <w:t>“Services”</w:t>
      </w:r>
      <w:r w:rsidRPr="00EF69E2">
        <w:rPr>
          <w:color w:val="000000"/>
        </w:rPr>
        <w:t xml:space="preserve"> means </w:t>
      </w:r>
      <w:r>
        <w:rPr>
          <w:color w:val="000000"/>
        </w:rPr>
        <w:t>Company</w:t>
      </w:r>
      <w:r w:rsidRPr="00EF69E2">
        <w:rPr>
          <w:color w:val="000000"/>
        </w:rPr>
        <w:t xml:space="preserve">’s provision of education, business process support, technology development and/or deployment support, subject-specific or task-specific consultation, or provision of any </w:t>
      </w:r>
      <w:r>
        <w:rPr>
          <w:color w:val="000000"/>
        </w:rPr>
        <w:t xml:space="preserve">tasks </w:t>
      </w:r>
      <w:r w:rsidRPr="00EF69E2">
        <w:rPr>
          <w:color w:val="000000"/>
        </w:rPr>
        <w:t>described in a governing Schedule, all provided in accordance with the Agreement as supplemented by th</w:t>
      </w:r>
      <w:r w:rsidR="00A53895">
        <w:rPr>
          <w:color w:val="000000"/>
        </w:rPr>
        <w:t>is</w:t>
      </w:r>
      <w:r w:rsidRPr="00EF69E2">
        <w:rPr>
          <w:color w:val="000000"/>
        </w:rPr>
        <w:t xml:space="preserve"> governing Schedule.</w:t>
      </w:r>
    </w:p>
    <w:p w14:paraId="563B3C98" w14:textId="77777777" w:rsidR="0063222D" w:rsidRPr="0063222D" w:rsidRDefault="0063222D" w:rsidP="0063222D">
      <w:pPr>
        <w:pStyle w:val="BlockText"/>
      </w:pPr>
    </w:p>
    <w:p w14:paraId="39906C02" w14:textId="77777777" w:rsidR="00840CF9" w:rsidRPr="002D586E" w:rsidRDefault="00840CF9" w:rsidP="00F178E6">
      <w:pPr>
        <w:numPr>
          <w:ilvl w:val="0"/>
          <w:numId w:val="4"/>
        </w:numPr>
      </w:pPr>
      <w:r w:rsidRPr="002D586E">
        <w:rPr>
          <w:b/>
        </w:rPr>
        <w:t xml:space="preserve">“Source </w:t>
      </w:r>
      <w:commentRangeStart w:id="2"/>
      <w:commentRangeStart w:id="3"/>
      <w:r w:rsidRPr="002D586E">
        <w:rPr>
          <w:b/>
        </w:rPr>
        <w:t>Code</w:t>
      </w:r>
      <w:commentRangeEnd w:id="2"/>
      <w:r w:rsidR="00760DA4">
        <w:rPr>
          <w:rStyle w:val="CommentReference"/>
        </w:rPr>
        <w:commentReference w:id="2"/>
      </w:r>
      <w:commentRangeEnd w:id="3"/>
      <w:r w:rsidR="00790115">
        <w:rPr>
          <w:rStyle w:val="CommentReference"/>
        </w:rPr>
        <w:commentReference w:id="3"/>
      </w:r>
      <w:r w:rsidRPr="002D586E">
        <w:rPr>
          <w:b/>
        </w:rPr>
        <w:t xml:space="preserve">” </w:t>
      </w:r>
      <w:r w:rsidRPr="002D586E">
        <w:t>means</w:t>
      </w:r>
      <w:r w:rsidRPr="002D586E">
        <w:rPr>
          <w:b/>
        </w:rPr>
        <w:t xml:space="preserve"> </w:t>
      </w:r>
      <w:r w:rsidRPr="002D586E">
        <w:t xml:space="preserve">(i) two electronic/magnetic copies of any Licensed Software source language code, in a form that permits revision and recompilation, necessary to replicate the Licensed Software independent of </w:t>
      </w:r>
      <w:r w:rsidR="0063222D">
        <w:t>Company</w:t>
      </w:r>
      <w:r w:rsidRPr="002D586E">
        <w:t xml:space="preserve">; (ii) one printed copy of a listing of the source language code (human-readable and maintainable program instructions) for the Licensed Software; (iii) all necessary and sufficient proprietary information and technical documentation to enable a reasonably skilled computer programmer or analyst to maintain or enhance the Source Code without the aid of </w:t>
      </w:r>
      <w:r w:rsidR="0063222D">
        <w:t>Company</w:t>
      </w:r>
      <w:r w:rsidRPr="002D586E">
        <w:t xml:space="preserve">;  (iv) all maintenance tools (test programs and program specifications), descriptions of  proprietary or third-party utilities (including compilers, library packages, linkers or assemblers), with instructions for compiling and linking the source code into executable forms, a description of the system/program generation procedure, and a list, including detailed descriptions and names and addresses, of the owners of software, firmware, licenses or other third-party proprietary interests necessary or desirable to enable Customer to establish, use, and support the Licensed Software.  </w:t>
      </w:r>
    </w:p>
    <w:p w14:paraId="748C6BEE" w14:textId="77777777" w:rsidR="00840CF9" w:rsidRPr="002D586E" w:rsidRDefault="00840CF9" w:rsidP="002D586E">
      <w:pPr>
        <w:ind w:left="360" w:hanging="360"/>
      </w:pPr>
    </w:p>
    <w:p w14:paraId="4A15762E" w14:textId="77777777" w:rsidR="00840CF9" w:rsidRPr="002D586E" w:rsidRDefault="00840CF9" w:rsidP="00F178E6">
      <w:pPr>
        <w:numPr>
          <w:ilvl w:val="0"/>
          <w:numId w:val="4"/>
        </w:numPr>
      </w:pPr>
      <w:r w:rsidRPr="002D586E">
        <w:rPr>
          <w:b/>
        </w:rPr>
        <w:t xml:space="preserve">“Update” </w:t>
      </w:r>
      <w:r w:rsidRPr="002D586E">
        <w:t xml:space="preserve">means fixes or solutions to issues in the Licensed Software or additions or changes to the Licensed Software that </w:t>
      </w:r>
      <w:r w:rsidR="0063222D">
        <w:t>Company</w:t>
      </w:r>
      <w:r w:rsidRPr="002D586E">
        <w:t xml:space="preserve"> issues from time to time. </w:t>
      </w:r>
    </w:p>
    <w:p w14:paraId="3463B221" w14:textId="77777777" w:rsidR="00840CF9" w:rsidRPr="002D586E" w:rsidRDefault="00840CF9" w:rsidP="002D586E">
      <w:pPr>
        <w:ind w:left="360" w:hanging="360"/>
      </w:pPr>
    </w:p>
    <w:p w14:paraId="6FB579A5" w14:textId="77777777" w:rsidR="00840CF9" w:rsidRPr="002D586E" w:rsidRDefault="00840CF9" w:rsidP="00F178E6">
      <w:pPr>
        <w:numPr>
          <w:ilvl w:val="0"/>
          <w:numId w:val="4"/>
        </w:numPr>
        <w:rPr>
          <w:rFonts w:cs="Calibri"/>
        </w:rPr>
      </w:pPr>
      <w:r w:rsidRPr="002D586E">
        <w:rPr>
          <w:rFonts w:cs="Calibri"/>
          <w:b/>
        </w:rPr>
        <w:t>“Use”</w:t>
      </w:r>
      <w:r w:rsidRPr="002D586E">
        <w:rPr>
          <w:rFonts w:cs="Calibri"/>
        </w:rPr>
        <w:t xml:space="preserve"> of Licensed Software means interaction with the Licensed Software via sending instructions to the software from a keyboard or other input device, and immediately receiving data back from the Licensed Software via a VDU or other display device as a direct result of those instructions.  Use of other software will not count as Use of the Licensed Software even if it integrates with or otherwise sends data to or receives data from the Licensed Software, unless such integration is sufficiently synchronous to enable interaction between the user and the Licensed Software.</w:t>
      </w:r>
    </w:p>
    <w:p w14:paraId="2008B118" w14:textId="77777777" w:rsidR="00840CF9" w:rsidRPr="002D586E" w:rsidRDefault="00840CF9" w:rsidP="002D586E">
      <w:pPr>
        <w:ind w:left="360" w:hanging="360"/>
      </w:pPr>
    </w:p>
    <w:p w14:paraId="087EACD4" w14:textId="77777777" w:rsidR="00840CF9" w:rsidRPr="002D586E" w:rsidRDefault="00840CF9" w:rsidP="00F178E6">
      <w:pPr>
        <w:numPr>
          <w:ilvl w:val="0"/>
          <w:numId w:val="4"/>
        </w:numPr>
      </w:pPr>
      <w:r w:rsidRPr="002D586E">
        <w:rPr>
          <w:b/>
        </w:rPr>
        <w:t>“User”</w:t>
      </w:r>
      <w:r w:rsidRPr="002D586E">
        <w:t xml:space="preserve"> means an individual authorized by Customer to Use the Licensed Software. </w:t>
      </w:r>
    </w:p>
    <w:p w14:paraId="7EB902F3" w14:textId="77777777" w:rsidR="00840CF9" w:rsidRPr="002D586E" w:rsidRDefault="00840CF9" w:rsidP="002D586E">
      <w:pPr>
        <w:ind w:left="360" w:hanging="360"/>
      </w:pPr>
    </w:p>
    <w:p w14:paraId="1AB31E7D" w14:textId="77777777" w:rsidR="00840CF9" w:rsidRPr="002D586E" w:rsidRDefault="00840CF9" w:rsidP="00F178E6">
      <w:pPr>
        <w:numPr>
          <w:ilvl w:val="0"/>
          <w:numId w:val="4"/>
        </w:numPr>
      </w:pPr>
      <w:r w:rsidRPr="002D586E">
        <w:rPr>
          <w:b/>
        </w:rPr>
        <w:t>“User License”</w:t>
      </w:r>
      <w:r w:rsidRPr="002D586E">
        <w:t xml:space="preserve"> means a License Type billable based on the number of Users authorized by Customer to use the Licensed Software.  An individual ceases to be a User for purposes of license count when Customer removes such authorization and does not reinstate such authorization to that individual within thirty (30) days.   If Customer authorizes access to the Licensed Software to an individual that owns, at the time of authorization, a valid license to the Licensed Software, that individual shall not participate in the license count.   </w:t>
      </w:r>
    </w:p>
    <w:p w14:paraId="64A55EC6" w14:textId="77777777" w:rsidR="00840CF9" w:rsidRPr="002D586E" w:rsidRDefault="00840CF9" w:rsidP="002D586E">
      <w:pPr>
        <w:ind w:left="720"/>
      </w:pPr>
    </w:p>
    <w:p w14:paraId="3731C911" w14:textId="77777777" w:rsidR="002D586E" w:rsidRPr="002D586E" w:rsidRDefault="002D586E" w:rsidP="00F178E6">
      <w:pPr>
        <w:numPr>
          <w:ilvl w:val="0"/>
          <w:numId w:val="5"/>
        </w:numPr>
        <w:spacing w:after="200" w:line="276" w:lineRule="auto"/>
        <w:contextualSpacing/>
        <w:rPr>
          <w:rFonts w:eastAsia="Calibri"/>
          <w:b/>
          <w:snapToGrid w:val="0"/>
          <w:u w:val="single"/>
        </w:rPr>
      </w:pPr>
      <w:r w:rsidRPr="002D586E">
        <w:rPr>
          <w:rFonts w:eastAsia="Calibri"/>
          <w:b/>
          <w:snapToGrid w:val="0"/>
          <w:u w:val="single"/>
        </w:rPr>
        <w:t xml:space="preserve">Description of Licensed </w:t>
      </w:r>
      <w:commentRangeStart w:id="4"/>
      <w:r w:rsidRPr="002D586E">
        <w:rPr>
          <w:rFonts w:eastAsia="Calibri"/>
          <w:b/>
          <w:snapToGrid w:val="0"/>
          <w:u w:val="single"/>
        </w:rPr>
        <w:t>Software</w:t>
      </w:r>
      <w:commentRangeEnd w:id="4"/>
      <w:r w:rsidR="00760DA4">
        <w:rPr>
          <w:rStyle w:val="CommentReference"/>
        </w:rPr>
        <w:commentReference w:id="4"/>
      </w:r>
      <w:r w:rsidRPr="002D586E">
        <w:rPr>
          <w:rFonts w:eastAsia="Calibri"/>
          <w:b/>
          <w:snapToGrid w:val="0"/>
          <w:u w:val="single"/>
        </w:rPr>
        <w:t>:</w:t>
      </w:r>
    </w:p>
    <w:p w14:paraId="5409A2AA" w14:textId="75D6076D" w:rsidR="00760DA4" w:rsidRPr="00760DA4" w:rsidRDefault="00760DA4" w:rsidP="00760DA4">
      <w:pPr>
        <w:pStyle w:val="BlockText"/>
        <w:rPr>
          <w:rFonts w:eastAsia="Calibri"/>
        </w:rPr>
      </w:pPr>
    </w:p>
    <w:p w14:paraId="1144FDBC" w14:textId="77777777" w:rsidR="002D586E" w:rsidRPr="002D586E" w:rsidRDefault="002D586E" w:rsidP="002D586E">
      <w:pPr>
        <w:pStyle w:val="BlockText"/>
        <w:ind w:right="0"/>
        <w:rPr>
          <w:rFonts w:eastAsia="Calibri"/>
          <w:sz w:val="20"/>
        </w:rPr>
      </w:pPr>
    </w:p>
    <w:p w14:paraId="1EC6BECF" w14:textId="77777777" w:rsidR="00840CF9" w:rsidRPr="002D586E" w:rsidRDefault="002D586E" w:rsidP="00F178E6">
      <w:pPr>
        <w:numPr>
          <w:ilvl w:val="0"/>
          <w:numId w:val="5"/>
        </w:numPr>
        <w:spacing w:after="200" w:line="276" w:lineRule="auto"/>
        <w:contextualSpacing/>
        <w:rPr>
          <w:rFonts w:eastAsia="Calibri"/>
          <w:b/>
          <w:snapToGrid w:val="0"/>
          <w:u w:val="single"/>
        </w:rPr>
      </w:pPr>
      <w:r w:rsidRPr="002D586E">
        <w:rPr>
          <w:rFonts w:eastAsia="Calibri"/>
          <w:b/>
          <w:snapToGrid w:val="0"/>
          <w:u w:val="single"/>
        </w:rPr>
        <w:t>Additional Terms of Use:</w:t>
      </w:r>
    </w:p>
    <w:p w14:paraId="4992D6CD" w14:textId="77777777" w:rsidR="00840CF9" w:rsidRPr="002D586E" w:rsidRDefault="00840CF9" w:rsidP="002D586E">
      <w:pPr>
        <w:rPr>
          <w:b/>
          <w:snapToGrid w:val="0"/>
          <w:u w:val="single"/>
        </w:rPr>
      </w:pPr>
    </w:p>
    <w:p w14:paraId="21475AE1" w14:textId="11DD7AAD" w:rsidR="00840CF9" w:rsidRPr="002D586E" w:rsidRDefault="00840CF9" w:rsidP="00F178E6">
      <w:pPr>
        <w:numPr>
          <w:ilvl w:val="0"/>
          <w:numId w:val="8"/>
        </w:numPr>
        <w:rPr>
          <w:snapToGrid w:val="0"/>
        </w:rPr>
      </w:pPr>
      <w:r w:rsidRPr="002D586E">
        <w:rPr>
          <w:snapToGrid w:val="0"/>
        </w:rPr>
        <w:t xml:space="preserve">In consideration for the Fee payable hereunder, </w:t>
      </w:r>
      <w:r w:rsidR="0063222D">
        <w:rPr>
          <w:snapToGrid w:val="0"/>
        </w:rPr>
        <w:t>Company</w:t>
      </w:r>
      <w:r w:rsidRPr="002D586E">
        <w:rPr>
          <w:snapToGrid w:val="0"/>
        </w:rPr>
        <w:t xml:space="preserve"> hereby grants to Customer a </w:t>
      </w:r>
      <w:r w:rsidR="00BC1A28" w:rsidRPr="00EB0FD4">
        <w:rPr>
          <w:snapToGrid w:val="0"/>
        </w:rPr>
        <w:t>non-exclusive, irrevocable, worldwide license</w:t>
      </w:r>
      <w:r w:rsidRPr="002D586E">
        <w:rPr>
          <w:snapToGrid w:val="0"/>
        </w:rPr>
        <w:t xml:space="preserve"> to install, access, copy, perform, and Use the Licensed Software and the Documentation consistent with the terms and conditions of the Agreement.  For the avoidance of doubt, the aforementioned license grant does not permit Customer to reverse engineer, decompile, and/or modify the Licensed Software.  </w:t>
      </w:r>
    </w:p>
    <w:p w14:paraId="49762C80" w14:textId="77777777" w:rsidR="00840CF9" w:rsidRPr="002D586E" w:rsidRDefault="00840CF9" w:rsidP="002D586E">
      <w:pPr>
        <w:rPr>
          <w:snapToGrid w:val="0"/>
        </w:rPr>
      </w:pPr>
    </w:p>
    <w:p w14:paraId="5595FE45" w14:textId="77777777" w:rsidR="00840CF9" w:rsidRPr="002D586E" w:rsidRDefault="00840CF9" w:rsidP="00F178E6">
      <w:pPr>
        <w:numPr>
          <w:ilvl w:val="0"/>
          <w:numId w:val="8"/>
        </w:numPr>
        <w:rPr>
          <w:snapToGrid w:val="0"/>
        </w:rPr>
      </w:pPr>
      <w:r w:rsidRPr="002D586E">
        <w:rPr>
          <w:snapToGrid w:val="0"/>
        </w:rPr>
        <w:lastRenderedPageBreak/>
        <w:t xml:space="preserve">Customer’s use of the Licensed Software may include use for or by any entity, subsidiary, affiliate, joint venture, partnership and/or entities controlling, under common control with or controlled by Customer, including divested corporate entities, third parties that are purchasers or potential purchasers of Customer’s products and/or services, as well as clients, potential clients, members/enrollees, potential members/enrollees, agents, brokers, auditors, regulators, consultants and/or outsourcers under contract with Customer, and any party needing access to the Licensed Software for the purpose of connecting to and supporting the operations of Customer, including entities that perform processing or disaster recovery functions for Customer or on behalf of Customer as long as the Licensed Software is used only as otherwise permitted hereunder.  </w:t>
      </w:r>
    </w:p>
    <w:p w14:paraId="764879C0" w14:textId="77777777" w:rsidR="00840CF9" w:rsidRPr="002D586E" w:rsidRDefault="00840CF9" w:rsidP="002D586E">
      <w:pPr>
        <w:tabs>
          <w:tab w:val="left" w:pos="720"/>
        </w:tabs>
      </w:pPr>
    </w:p>
    <w:p w14:paraId="5573AF0A" w14:textId="77777777" w:rsidR="00840CF9" w:rsidRPr="002D586E" w:rsidRDefault="002D586E" w:rsidP="00F178E6">
      <w:pPr>
        <w:keepN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b/>
          <w:snapToGrid w:val="0"/>
          <w:color w:val="000000"/>
          <w:u w:val="single"/>
        </w:rPr>
      </w:pPr>
      <w:r w:rsidRPr="002D586E">
        <w:rPr>
          <w:rFonts w:eastAsia="Calibri"/>
          <w:b/>
          <w:snapToGrid w:val="0"/>
          <w:color w:val="000000"/>
          <w:u w:val="single"/>
        </w:rPr>
        <w:t>Additional Warranties:</w:t>
      </w:r>
      <w:r w:rsidR="00840CF9" w:rsidRPr="002D586E">
        <w:rPr>
          <w:rFonts w:eastAsia="Calibri"/>
          <w:b/>
          <w:snapToGrid w:val="0"/>
          <w:color w:val="000000"/>
          <w:u w:val="single"/>
        </w:rPr>
        <w:t xml:space="preserve"> </w:t>
      </w:r>
    </w:p>
    <w:p w14:paraId="520EE8E0" w14:textId="77777777" w:rsidR="00840CF9" w:rsidRPr="002D586E" w:rsidRDefault="00840CF9" w:rsidP="002D586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snapToGrid w:val="0"/>
          <w:color w:val="000000"/>
          <w:u w:val="single"/>
        </w:rPr>
      </w:pPr>
    </w:p>
    <w:p w14:paraId="0EA2583C" w14:textId="28561C44" w:rsidR="006D1B67" w:rsidRPr="00760DA4" w:rsidRDefault="0063222D" w:rsidP="00760DA4">
      <w:pPr>
        <w:keepNext/>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Pr>
          <w:snapToGrid w:val="0"/>
          <w:color w:val="000000"/>
        </w:rPr>
        <w:t>Company</w:t>
      </w:r>
      <w:r w:rsidR="00840CF9" w:rsidRPr="002D586E">
        <w:rPr>
          <w:snapToGrid w:val="0"/>
          <w:color w:val="000000"/>
        </w:rPr>
        <w:t xml:space="preserve"> </w:t>
      </w:r>
      <w:r w:rsidR="006D1B67" w:rsidRPr="00760DA4">
        <w:rPr>
          <w:snapToGrid w:val="0"/>
          <w:color w:val="000000"/>
        </w:rPr>
        <w:t xml:space="preserve">warrants that the Licensed Software has been developed, maintained, serviced and updated by competent personnel and shall function after installation and throughout the Term as described in the </w:t>
      </w:r>
      <w:r w:rsidRPr="00760DA4">
        <w:rPr>
          <w:snapToGrid w:val="0"/>
          <w:color w:val="000000"/>
        </w:rPr>
        <w:t>Company</w:t>
      </w:r>
      <w:r w:rsidR="006D1B67" w:rsidRPr="00760DA4">
        <w:rPr>
          <w:snapToGrid w:val="0"/>
          <w:color w:val="000000"/>
        </w:rPr>
        <w:t xml:space="preserve">'s written proposals, specifications and Documentation and in accordance with Performance Standards (hereinafter collectively called the “General Warranty”).  The above General Warranty shall apply to Updates and all other items provided to Customer relating to the Licensed Software.  If, at any time during the Term, the Licensed Software fails to perform according to the General Warranty, </w:t>
      </w:r>
      <w:r w:rsidRPr="00760DA4">
        <w:rPr>
          <w:snapToGrid w:val="0"/>
          <w:color w:val="000000"/>
        </w:rPr>
        <w:t>Company</w:t>
      </w:r>
      <w:r w:rsidR="006D1B67" w:rsidRPr="00760DA4">
        <w:rPr>
          <w:snapToGrid w:val="0"/>
          <w:color w:val="000000"/>
        </w:rPr>
        <w:t xml:space="preserve"> shall use its best efforts to respond to and resolve as soon as reasonably practicable the Issue in accordance with the Performance Standards for Time to Response and Time to Resolution of an Issue with like Severity (the “Cure Period”).</w:t>
      </w:r>
    </w:p>
    <w:p w14:paraId="051FAAC6" w14:textId="77777777" w:rsidR="006D1B67" w:rsidRPr="002D586E" w:rsidRDefault="006D1B67" w:rsidP="002D586E">
      <w:pPr>
        <w:pStyle w:val="BlockText"/>
        <w:ind w:right="0"/>
        <w:rPr>
          <w:snapToGrid w:val="0"/>
          <w:color w:val="000000"/>
          <w:sz w:val="20"/>
        </w:rPr>
      </w:pPr>
    </w:p>
    <w:p w14:paraId="2AE73184" w14:textId="77777777" w:rsidR="00840CF9" w:rsidRPr="002D586E" w:rsidRDefault="00840CF9" w:rsidP="002D586E">
      <w:pPr>
        <w:ind w:left="720"/>
        <w:rPr>
          <w:snapToGrid w:val="0"/>
          <w:color w:val="000000"/>
        </w:rPr>
      </w:pPr>
      <w:r w:rsidRPr="002D586E">
        <w:rPr>
          <w:snapToGrid w:val="0"/>
          <w:color w:val="000000"/>
        </w:rPr>
        <w:t xml:space="preserve">If an Issue remains unresolved at the expiration of the Cure Period, Customer may exercise either of the following options by giving </w:t>
      </w:r>
      <w:r w:rsidR="0063222D">
        <w:rPr>
          <w:snapToGrid w:val="0"/>
          <w:color w:val="000000"/>
        </w:rPr>
        <w:t>Company</w:t>
      </w:r>
      <w:r w:rsidRPr="002D586E">
        <w:rPr>
          <w:snapToGrid w:val="0"/>
          <w:color w:val="000000"/>
        </w:rPr>
        <w:t xml:space="preserve"> written notice thereof:</w:t>
      </w:r>
    </w:p>
    <w:p w14:paraId="026368A7" w14:textId="77777777" w:rsidR="00840CF9" w:rsidRPr="002D586E" w:rsidRDefault="00840CF9" w:rsidP="002D586E">
      <w:pPr>
        <w:rPr>
          <w:snapToGrid w:val="0"/>
          <w:color w:val="000000"/>
        </w:rPr>
      </w:pPr>
    </w:p>
    <w:p w14:paraId="3AB27E06" w14:textId="77777777" w:rsidR="00840CF9" w:rsidRPr="002D586E" w:rsidRDefault="00840CF9" w:rsidP="002D586E">
      <w:pPr>
        <w:ind w:left="720"/>
        <w:rPr>
          <w:snapToGrid w:val="0"/>
          <w:color w:val="000000"/>
        </w:rPr>
      </w:pPr>
      <w:r w:rsidRPr="002D586E">
        <w:rPr>
          <w:snapToGrid w:val="0"/>
          <w:color w:val="000000"/>
        </w:rPr>
        <w:t>1.</w:t>
      </w:r>
      <w:r w:rsidRPr="002D586E">
        <w:rPr>
          <w:snapToGrid w:val="0"/>
          <w:color w:val="000000"/>
        </w:rPr>
        <w:tab/>
        <w:t xml:space="preserve">Terminate its license for the Licensed Software, in which event </w:t>
      </w:r>
      <w:r w:rsidR="0063222D">
        <w:rPr>
          <w:snapToGrid w:val="0"/>
          <w:color w:val="000000"/>
        </w:rPr>
        <w:t>Company</w:t>
      </w:r>
      <w:r w:rsidRPr="002D586E">
        <w:rPr>
          <w:snapToGrid w:val="0"/>
          <w:color w:val="000000"/>
        </w:rPr>
        <w:t xml:space="preserve"> shall refund to Customer in cash or, at Customer’s option other good funds, an amount equal to two times all Fees paid by Customer for </w:t>
      </w:r>
      <w:r w:rsidR="002D586E" w:rsidRPr="002D586E">
        <w:rPr>
          <w:snapToGrid w:val="0"/>
          <w:color w:val="000000"/>
        </w:rPr>
        <w:t>Use hereunder of the Licensed Software</w:t>
      </w:r>
      <w:r w:rsidRPr="002D586E">
        <w:rPr>
          <w:snapToGrid w:val="0"/>
          <w:color w:val="000000"/>
        </w:rPr>
        <w:t xml:space="preserve"> as well as all costs and expenses incurred by Customer that relate to the use and cessation of use of the Licensed Software, including, but not limited to, system integration and distribution costs and expenses; or</w:t>
      </w:r>
    </w:p>
    <w:p w14:paraId="6C997E3A" w14:textId="77777777" w:rsidR="00840CF9" w:rsidRPr="002D586E" w:rsidRDefault="00840CF9" w:rsidP="002D586E">
      <w:pPr>
        <w:rPr>
          <w:snapToGrid w:val="0"/>
          <w:color w:val="000000"/>
        </w:rPr>
      </w:pPr>
    </w:p>
    <w:p w14:paraId="578C63F1" w14:textId="77777777" w:rsidR="00840CF9" w:rsidRPr="002D586E" w:rsidRDefault="00840CF9" w:rsidP="002D586E">
      <w:pPr>
        <w:ind w:left="720"/>
        <w:rPr>
          <w:snapToGrid w:val="0"/>
          <w:color w:val="000000"/>
        </w:rPr>
      </w:pPr>
      <w:r w:rsidRPr="002D586E">
        <w:rPr>
          <w:snapToGrid w:val="0"/>
          <w:color w:val="000000"/>
        </w:rPr>
        <w:t>2.</w:t>
      </w:r>
      <w:r w:rsidRPr="002D586E">
        <w:rPr>
          <w:snapToGrid w:val="0"/>
          <w:color w:val="000000"/>
        </w:rPr>
        <w:tab/>
        <w:t xml:space="preserve">Upon </w:t>
      </w:r>
      <w:r w:rsidR="0063222D">
        <w:rPr>
          <w:snapToGrid w:val="0"/>
          <w:color w:val="000000"/>
        </w:rPr>
        <w:t>Company</w:t>
      </w:r>
      <w:r w:rsidRPr="002D586E">
        <w:rPr>
          <w:snapToGrid w:val="0"/>
          <w:color w:val="000000"/>
        </w:rPr>
        <w:t xml:space="preserve">’s request for a stated additional period of time to resolve such failure (the “Additional Cure Period”) and Customer’s agreement to provide the requested Additional Cure Period for such resolution, Customer may withhold payment of any kind associated with the Licensed Software until </w:t>
      </w:r>
      <w:r w:rsidR="0063222D">
        <w:rPr>
          <w:snapToGrid w:val="0"/>
          <w:color w:val="000000"/>
        </w:rPr>
        <w:t>Company</w:t>
      </w:r>
      <w:r w:rsidRPr="002D586E">
        <w:rPr>
          <w:snapToGrid w:val="0"/>
          <w:color w:val="000000"/>
        </w:rPr>
        <w:t xml:space="preserve"> has resolved the Issue.  If, upon the expiration of the Additional Cure Period, </w:t>
      </w:r>
      <w:r w:rsidR="0063222D">
        <w:rPr>
          <w:snapToGrid w:val="0"/>
          <w:color w:val="000000"/>
        </w:rPr>
        <w:t>Company</w:t>
      </w:r>
      <w:r w:rsidRPr="002D586E">
        <w:rPr>
          <w:snapToGrid w:val="0"/>
          <w:color w:val="000000"/>
        </w:rPr>
        <w:t xml:space="preserve"> has not resolved the Issue to Customer’s reasonable satisfaction, Customer may at any time following such expiration, terminate its license as provided in the immediately preceding paragraph and </w:t>
      </w:r>
      <w:r w:rsidR="0063222D">
        <w:rPr>
          <w:snapToGrid w:val="0"/>
          <w:color w:val="000000"/>
        </w:rPr>
        <w:t>Company</w:t>
      </w:r>
      <w:r w:rsidRPr="002D586E">
        <w:rPr>
          <w:snapToGrid w:val="0"/>
          <w:color w:val="000000"/>
        </w:rPr>
        <w:t xml:space="preserve"> shall provide the refunds described therein.   </w:t>
      </w:r>
    </w:p>
    <w:p w14:paraId="3FE2EB8B" w14:textId="77777777" w:rsidR="00840CF9" w:rsidRPr="002D586E" w:rsidRDefault="00840CF9" w:rsidP="002D586E">
      <w:pPr>
        <w:ind w:left="720"/>
        <w:rPr>
          <w:snapToGrid w:val="0"/>
          <w:color w:val="000000"/>
        </w:rPr>
      </w:pPr>
    </w:p>
    <w:p w14:paraId="7F7308E9" w14:textId="77777777" w:rsidR="00840CF9" w:rsidRPr="002D586E" w:rsidRDefault="0063222D" w:rsidP="00F178E6">
      <w:pPr>
        <w:numPr>
          <w:ilvl w:val="0"/>
          <w:numId w:val="9"/>
        </w:numPr>
        <w:rPr>
          <w:snapToGrid w:val="0"/>
        </w:rPr>
      </w:pPr>
      <w:r>
        <w:rPr>
          <w:snapToGrid w:val="0"/>
        </w:rPr>
        <w:t>Company</w:t>
      </w:r>
      <w:r w:rsidR="00840CF9" w:rsidRPr="002D586E">
        <w:rPr>
          <w:snapToGrid w:val="0"/>
        </w:rPr>
        <w:t xml:space="preserve"> warrants that it takes, and shall continue to take, all reasonable steps to prevent the Licensed Software or any Deliverables from containing any type of software routine or other element which is designed to or capable of permitting any of the following: unauthorized access to or intrusion upon; disabling of; erasure of; or interference with any hardware, software, data or peripheral equipment, any contamination which might impact Customer’s systems or data.</w:t>
      </w:r>
    </w:p>
    <w:p w14:paraId="7B29D58A" w14:textId="77777777" w:rsidR="00840CF9" w:rsidRPr="002D586E" w:rsidRDefault="00840CF9" w:rsidP="002D586E">
      <w:pPr>
        <w:rPr>
          <w:snapToGrid w:val="0"/>
        </w:rPr>
      </w:pPr>
    </w:p>
    <w:p w14:paraId="0EF21BED" w14:textId="77777777" w:rsidR="00840CF9" w:rsidRPr="002D586E" w:rsidRDefault="0063222D" w:rsidP="00F178E6">
      <w:pPr>
        <w:numPr>
          <w:ilvl w:val="0"/>
          <w:numId w:val="9"/>
        </w:numPr>
        <w:tabs>
          <w:tab w:val="left" w:pos="720"/>
        </w:tabs>
      </w:pPr>
      <w:r>
        <w:rPr>
          <w:snapToGrid w:val="0"/>
        </w:rPr>
        <w:t>Company</w:t>
      </w:r>
      <w:r w:rsidR="00840CF9" w:rsidRPr="002D586E">
        <w:rPr>
          <w:snapToGrid w:val="0"/>
        </w:rPr>
        <w:t xml:space="preserve"> warrants that it does not and shall not remove, alter, interfere with the Licensed Software in any way or use any Trojan horses, viruses, worms, time bombs, disabling devices or code that would permit electronic self-help for purposes of preventing </w:t>
      </w:r>
      <w:r w:rsidR="00840CF9" w:rsidRPr="002D586E">
        <w:rPr>
          <w:snapToGrid w:val="0"/>
        </w:rPr>
        <w:lastRenderedPageBreak/>
        <w:t xml:space="preserve">Customer from using the Licensed Software, or otherwise employ automatic restraints to render the Licensed Software inoperable as the result of any dispute under this Agreement.  In the event of dispute or delayed payment, </w:t>
      </w:r>
      <w:r>
        <w:rPr>
          <w:snapToGrid w:val="0"/>
        </w:rPr>
        <w:t>Company</w:t>
      </w:r>
      <w:r w:rsidR="00840CF9" w:rsidRPr="002D586E">
        <w:rPr>
          <w:snapToGrid w:val="0"/>
        </w:rPr>
        <w:t xml:space="preserve"> shall instead use the judicial system to seek appropriate compensation or injunctive relief.</w:t>
      </w:r>
      <w:r w:rsidR="00840CF9" w:rsidRPr="002D586E">
        <w:t xml:space="preserve"> </w:t>
      </w:r>
    </w:p>
    <w:p w14:paraId="79261242" w14:textId="77777777" w:rsidR="00840CF9" w:rsidRPr="002D586E" w:rsidRDefault="00840CF9" w:rsidP="002D586E">
      <w:pPr>
        <w:tabs>
          <w:tab w:val="left" w:pos="720"/>
        </w:tabs>
      </w:pPr>
    </w:p>
    <w:p w14:paraId="449772E6" w14:textId="77777777" w:rsidR="00840CF9" w:rsidRPr="002D586E" w:rsidRDefault="00840CF9" w:rsidP="00F178E6">
      <w:pPr>
        <w:numPr>
          <w:ilvl w:val="0"/>
          <w:numId w:val="5"/>
        </w:numPr>
        <w:tabs>
          <w:tab w:val="left" w:pos="720"/>
        </w:tabs>
        <w:spacing w:after="200" w:line="276" w:lineRule="auto"/>
        <w:contextualSpacing/>
        <w:rPr>
          <w:rFonts w:eastAsia="Calibri"/>
        </w:rPr>
      </w:pPr>
      <w:r w:rsidRPr="002D586E">
        <w:rPr>
          <w:rFonts w:eastAsia="Calibri"/>
          <w:b/>
          <w:u w:val="single"/>
        </w:rPr>
        <w:t xml:space="preserve">Scope of </w:t>
      </w:r>
      <w:r w:rsidR="0063222D">
        <w:rPr>
          <w:rFonts w:eastAsia="Calibri"/>
          <w:b/>
          <w:u w:val="single"/>
        </w:rPr>
        <w:t>Company</w:t>
      </w:r>
      <w:r w:rsidRPr="002D586E">
        <w:rPr>
          <w:rFonts w:eastAsia="Calibri"/>
          <w:b/>
          <w:u w:val="single"/>
        </w:rPr>
        <w:t>’s Access or Use of PHI/PII</w:t>
      </w:r>
      <w:r w:rsidRPr="002D586E">
        <w:rPr>
          <w:rFonts w:eastAsia="Calibri"/>
        </w:rPr>
        <w:t>:</w:t>
      </w:r>
    </w:p>
    <w:p w14:paraId="011FC464" w14:textId="77777777" w:rsidR="00840CF9" w:rsidRPr="002D586E" w:rsidRDefault="00840CF9" w:rsidP="002D586E">
      <w:pPr>
        <w:tabs>
          <w:tab w:val="left" w:pos="720"/>
        </w:tabs>
      </w:pPr>
    </w:p>
    <w:p w14:paraId="3ABDD3D8" w14:textId="2CFDBCE7" w:rsidR="00840CF9" w:rsidRPr="002D586E" w:rsidRDefault="000129D6" w:rsidP="002D586E">
      <w:pPr>
        <w:tabs>
          <w:tab w:val="left" w:pos="720"/>
        </w:tabs>
        <w:ind w:left="720"/>
      </w:pPr>
      <w:commentRangeStart w:id="5"/>
      <w:commentRangeStart w:id="6"/>
      <w:r>
        <w:t>None</w:t>
      </w:r>
      <w:commentRangeEnd w:id="5"/>
      <w:r w:rsidR="00760DA4">
        <w:rPr>
          <w:rStyle w:val="CommentReference"/>
        </w:rPr>
        <w:commentReference w:id="5"/>
      </w:r>
      <w:commentRangeEnd w:id="6"/>
      <w:r w:rsidR="00790115">
        <w:rPr>
          <w:rStyle w:val="CommentReference"/>
        </w:rPr>
        <w:commentReference w:id="6"/>
      </w:r>
      <w:r>
        <w:t>.</w:t>
      </w:r>
    </w:p>
    <w:p w14:paraId="1F74E30F" w14:textId="77777777" w:rsidR="00840CF9" w:rsidRPr="002D586E" w:rsidRDefault="00840CF9" w:rsidP="002D586E">
      <w:pPr>
        <w:ind w:left="720"/>
        <w:rPr>
          <w:snapToGrid w:val="0"/>
          <w:color w:val="000000"/>
        </w:rPr>
      </w:pPr>
    </w:p>
    <w:p w14:paraId="6237705E" w14:textId="77777777" w:rsidR="002D586E" w:rsidRPr="002D586E" w:rsidRDefault="002D586E" w:rsidP="00F178E6">
      <w:pPr>
        <w:pStyle w:val="BlockText"/>
        <w:numPr>
          <w:ilvl w:val="0"/>
          <w:numId w:val="5"/>
        </w:numPr>
        <w:ind w:right="0"/>
        <w:rPr>
          <w:b/>
          <w:sz w:val="20"/>
          <w:u w:val="single"/>
        </w:rPr>
      </w:pPr>
      <w:r w:rsidRPr="002D586E">
        <w:rPr>
          <w:b/>
          <w:sz w:val="20"/>
          <w:u w:val="single"/>
        </w:rPr>
        <w:t xml:space="preserve">Address of Authorized </w:t>
      </w:r>
      <w:r w:rsidR="0063222D">
        <w:rPr>
          <w:b/>
          <w:sz w:val="20"/>
          <w:u w:val="single"/>
        </w:rPr>
        <w:t>Company</w:t>
      </w:r>
      <w:r w:rsidRPr="002D586E">
        <w:rPr>
          <w:b/>
          <w:sz w:val="20"/>
          <w:u w:val="single"/>
        </w:rPr>
        <w:t xml:space="preserve"> Work Locations:</w:t>
      </w:r>
    </w:p>
    <w:p w14:paraId="03DEAFA7" w14:textId="77777777" w:rsidR="002D586E" w:rsidRDefault="002D586E" w:rsidP="002D586E">
      <w:pPr>
        <w:pStyle w:val="BlockText"/>
        <w:ind w:right="0"/>
        <w:rPr>
          <w:b/>
          <w:sz w:val="20"/>
          <w:u w:val="single"/>
        </w:rPr>
      </w:pPr>
    </w:p>
    <w:p w14:paraId="1105438E" w14:textId="77777777" w:rsidR="004C2DA2" w:rsidRPr="004C2DA2" w:rsidRDefault="004C2DA2" w:rsidP="002D586E">
      <w:pPr>
        <w:pStyle w:val="BlockText"/>
        <w:ind w:right="0"/>
        <w:rPr>
          <w:b/>
          <w:sz w:val="20"/>
        </w:rPr>
      </w:pPr>
      <w:r w:rsidRPr="004C2DA2">
        <w:rPr>
          <w:b/>
          <w:sz w:val="20"/>
        </w:rPr>
        <w:tab/>
      </w:r>
      <w:r w:rsidRPr="004C2DA2">
        <w:rPr>
          <w:b/>
          <w:sz w:val="20"/>
        </w:rPr>
        <w:tab/>
      </w:r>
      <w:r>
        <w:rPr>
          <w:b/>
          <w:sz w:val="20"/>
        </w:rPr>
        <w:t>Table 1.</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8"/>
        <w:gridCol w:w="4294"/>
      </w:tblGrid>
      <w:tr w:rsidR="002D586E" w:rsidRPr="002D586E" w14:paraId="29E16CF6" w14:textId="77777777" w:rsidTr="00B05523">
        <w:tc>
          <w:tcPr>
            <w:tcW w:w="4320" w:type="dxa"/>
            <w:shd w:val="clear" w:color="auto" w:fill="auto"/>
          </w:tcPr>
          <w:p w14:paraId="11FD66AC" w14:textId="77777777" w:rsidR="002D586E" w:rsidRPr="002D586E" w:rsidRDefault="002D586E" w:rsidP="002D586E">
            <w:pPr>
              <w:pStyle w:val="BlockText"/>
              <w:ind w:right="0"/>
              <w:jc w:val="left"/>
              <w:rPr>
                <w:b/>
                <w:sz w:val="20"/>
              </w:rPr>
            </w:pPr>
            <w:r w:rsidRPr="002D586E">
              <w:rPr>
                <w:b/>
                <w:sz w:val="20"/>
              </w:rPr>
              <w:t xml:space="preserve">Locations in the </w:t>
            </w:r>
          </w:p>
          <w:p w14:paraId="41587DEC" w14:textId="77777777" w:rsidR="002D586E" w:rsidRPr="002D586E" w:rsidRDefault="002D586E" w:rsidP="002D586E">
            <w:pPr>
              <w:pStyle w:val="BlockText"/>
              <w:ind w:right="0"/>
              <w:jc w:val="left"/>
              <w:rPr>
                <w:b/>
                <w:sz w:val="20"/>
              </w:rPr>
            </w:pPr>
            <w:r w:rsidRPr="002D586E">
              <w:rPr>
                <w:b/>
                <w:sz w:val="20"/>
              </w:rPr>
              <w:t>United States of America</w:t>
            </w:r>
          </w:p>
          <w:p w14:paraId="7AE38B5E" w14:textId="77777777" w:rsidR="002D586E" w:rsidRPr="002D586E" w:rsidRDefault="002D586E" w:rsidP="002D586E">
            <w:pPr>
              <w:pStyle w:val="BlockText"/>
              <w:ind w:right="0"/>
              <w:jc w:val="left"/>
              <w:rPr>
                <w:b/>
                <w:sz w:val="20"/>
              </w:rPr>
            </w:pPr>
          </w:p>
        </w:tc>
        <w:tc>
          <w:tcPr>
            <w:tcW w:w="4410" w:type="dxa"/>
            <w:shd w:val="clear" w:color="auto" w:fill="auto"/>
          </w:tcPr>
          <w:p w14:paraId="06667DAD" w14:textId="77777777" w:rsidR="002D586E" w:rsidRPr="002D586E" w:rsidRDefault="002D586E" w:rsidP="002D586E">
            <w:pPr>
              <w:pStyle w:val="BlockText"/>
              <w:ind w:left="0" w:right="0" w:firstLine="0"/>
              <w:jc w:val="left"/>
              <w:rPr>
                <w:b/>
                <w:sz w:val="20"/>
              </w:rPr>
            </w:pPr>
            <w:r w:rsidRPr="002D586E">
              <w:rPr>
                <w:b/>
                <w:sz w:val="20"/>
              </w:rPr>
              <w:t xml:space="preserve">Locations outside of the </w:t>
            </w:r>
          </w:p>
          <w:p w14:paraId="24F01850" w14:textId="77777777" w:rsidR="002D586E" w:rsidRPr="002D586E" w:rsidRDefault="002D586E" w:rsidP="002D586E">
            <w:pPr>
              <w:pStyle w:val="BlockText"/>
              <w:ind w:left="0" w:right="0" w:firstLine="0"/>
              <w:jc w:val="left"/>
              <w:rPr>
                <w:b/>
                <w:sz w:val="20"/>
              </w:rPr>
            </w:pPr>
            <w:r w:rsidRPr="002D586E">
              <w:rPr>
                <w:b/>
                <w:sz w:val="20"/>
              </w:rPr>
              <w:t>United States of America</w:t>
            </w:r>
          </w:p>
        </w:tc>
      </w:tr>
      <w:tr w:rsidR="002D586E" w:rsidRPr="002D586E" w14:paraId="732C803D" w14:textId="77777777" w:rsidTr="00B05523">
        <w:tc>
          <w:tcPr>
            <w:tcW w:w="4320" w:type="dxa"/>
            <w:shd w:val="clear" w:color="auto" w:fill="auto"/>
          </w:tcPr>
          <w:p w14:paraId="481DE02D" w14:textId="77777777" w:rsidR="002D586E" w:rsidRPr="002D586E" w:rsidRDefault="002D586E" w:rsidP="002D586E">
            <w:pPr>
              <w:pStyle w:val="BlockText"/>
              <w:ind w:right="0"/>
              <w:jc w:val="left"/>
              <w:rPr>
                <w:sz w:val="20"/>
              </w:rPr>
            </w:pPr>
          </w:p>
          <w:p w14:paraId="3D2DEAC6" w14:textId="77777777" w:rsidR="002D586E" w:rsidRPr="002D586E" w:rsidRDefault="002D586E" w:rsidP="002D586E">
            <w:pPr>
              <w:pStyle w:val="BlockText"/>
              <w:ind w:right="0"/>
              <w:jc w:val="left"/>
              <w:rPr>
                <w:sz w:val="20"/>
              </w:rPr>
            </w:pPr>
            <w:r w:rsidRPr="002D586E">
              <w:rPr>
                <w:sz w:val="20"/>
              </w:rPr>
              <w:t xml:space="preserve">Humana’s </w:t>
            </w:r>
            <w:commentRangeStart w:id="7"/>
            <w:commentRangeStart w:id="8"/>
            <w:r w:rsidRPr="002D586E">
              <w:rPr>
                <w:sz w:val="20"/>
              </w:rPr>
              <w:t>Offices</w:t>
            </w:r>
            <w:commentRangeEnd w:id="7"/>
            <w:r w:rsidR="00760DA4">
              <w:rPr>
                <w:rStyle w:val="CommentReference"/>
              </w:rPr>
              <w:commentReference w:id="7"/>
            </w:r>
            <w:commentRangeEnd w:id="8"/>
            <w:r w:rsidR="00790115">
              <w:rPr>
                <w:rStyle w:val="CommentReference"/>
              </w:rPr>
              <w:commentReference w:id="8"/>
            </w:r>
          </w:p>
        </w:tc>
        <w:tc>
          <w:tcPr>
            <w:tcW w:w="4410" w:type="dxa"/>
            <w:shd w:val="clear" w:color="auto" w:fill="auto"/>
          </w:tcPr>
          <w:p w14:paraId="25949243" w14:textId="77777777" w:rsidR="002D586E" w:rsidRPr="002D586E" w:rsidRDefault="002D586E" w:rsidP="002D586E">
            <w:pPr>
              <w:pStyle w:val="BlockText"/>
              <w:ind w:right="0"/>
              <w:jc w:val="left"/>
              <w:rPr>
                <w:sz w:val="20"/>
              </w:rPr>
            </w:pPr>
          </w:p>
          <w:p w14:paraId="4FBBD022" w14:textId="77777777" w:rsidR="002D586E" w:rsidRPr="002D586E" w:rsidRDefault="002D586E" w:rsidP="002D586E">
            <w:pPr>
              <w:pStyle w:val="BlockText"/>
              <w:ind w:right="0"/>
              <w:jc w:val="left"/>
              <w:rPr>
                <w:iCs/>
                <w:sz w:val="20"/>
              </w:rPr>
            </w:pPr>
            <w:r w:rsidRPr="002D586E">
              <w:rPr>
                <w:iCs/>
                <w:sz w:val="20"/>
              </w:rPr>
              <w:t>None Authorized</w:t>
            </w:r>
          </w:p>
        </w:tc>
      </w:tr>
    </w:tbl>
    <w:p w14:paraId="0D40A6D7" w14:textId="77777777" w:rsidR="002D586E" w:rsidRPr="002D586E" w:rsidRDefault="002D586E" w:rsidP="002D586E">
      <w:pPr>
        <w:spacing w:after="200" w:line="276" w:lineRule="auto"/>
        <w:ind w:left="720"/>
        <w:contextualSpacing/>
        <w:rPr>
          <w:rFonts w:eastAsia="Calibri"/>
          <w:b/>
          <w:snapToGrid w:val="0"/>
          <w:u w:val="single"/>
        </w:rPr>
      </w:pPr>
    </w:p>
    <w:p w14:paraId="044D3131" w14:textId="77777777" w:rsidR="00840CF9" w:rsidRPr="002D586E" w:rsidRDefault="00840CF9" w:rsidP="00F178E6">
      <w:pPr>
        <w:numPr>
          <w:ilvl w:val="0"/>
          <w:numId w:val="5"/>
        </w:numPr>
        <w:spacing w:after="200" w:line="276" w:lineRule="auto"/>
        <w:contextualSpacing/>
        <w:rPr>
          <w:rFonts w:eastAsia="Calibri"/>
          <w:b/>
          <w:snapToGrid w:val="0"/>
          <w:u w:val="single"/>
        </w:rPr>
      </w:pPr>
      <w:r w:rsidRPr="002D586E">
        <w:rPr>
          <w:rFonts w:eastAsia="Calibri"/>
          <w:b/>
          <w:snapToGrid w:val="0"/>
          <w:u w:val="single"/>
        </w:rPr>
        <w:t>Initial Product Order</w:t>
      </w:r>
    </w:p>
    <w:p w14:paraId="2064E94A" w14:textId="77777777" w:rsidR="00840CF9" w:rsidRPr="002D586E" w:rsidRDefault="00840CF9" w:rsidP="002D586E">
      <w:pPr>
        <w:rPr>
          <w:b/>
          <w:snapToGrid w:val="0"/>
          <w:u w:val="single"/>
        </w:rPr>
      </w:pPr>
    </w:p>
    <w:p w14:paraId="5A56701B" w14:textId="11CD78E5" w:rsidR="00840CF9" w:rsidRPr="002D586E" w:rsidRDefault="0063222D" w:rsidP="00F178E6">
      <w:pPr>
        <w:numPr>
          <w:ilvl w:val="0"/>
          <w:numId w:val="7"/>
        </w:numPr>
        <w:rPr>
          <w:snapToGrid w:val="0"/>
        </w:rPr>
      </w:pPr>
      <w:r>
        <w:rPr>
          <w:snapToGrid w:val="0"/>
        </w:rPr>
        <w:t>Company</w:t>
      </w:r>
      <w:r w:rsidR="00840CF9" w:rsidRPr="002D586E">
        <w:rPr>
          <w:snapToGrid w:val="0"/>
        </w:rPr>
        <w:t xml:space="preserve"> shall accept the </w:t>
      </w:r>
      <w:r w:rsidR="00722DBE">
        <w:rPr>
          <w:snapToGrid w:val="0"/>
        </w:rPr>
        <w:t xml:space="preserve">Licensed Software </w:t>
      </w:r>
      <w:r w:rsidR="00840CF9" w:rsidRPr="002D586E">
        <w:rPr>
          <w:snapToGrid w:val="0"/>
        </w:rPr>
        <w:t xml:space="preserve">Fee per license set forth below as full compensation for provision of the Licensed Software.  For the initial Licensed Software order, the </w:t>
      </w:r>
      <w:r w:rsidR="00722DBE">
        <w:rPr>
          <w:snapToGrid w:val="0"/>
        </w:rPr>
        <w:t xml:space="preserve">Licensed Software </w:t>
      </w:r>
      <w:r w:rsidR="00840CF9" w:rsidRPr="002D586E">
        <w:rPr>
          <w:snapToGrid w:val="0"/>
        </w:rPr>
        <w:t xml:space="preserve">Fee shall be billable upon Customer’s Acceptance of the Licensed Software pursuant to </w:t>
      </w:r>
      <w:r w:rsidR="002D586E" w:rsidRPr="002D586E">
        <w:rPr>
          <w:snapToGrid w:val="0"/>
        </w:rPr>
        <w:t>the</w:t>
      </w:r>
      <w:r w:rsidR="00840CF9" w:rsidRPr="002D586E">
        <w:rPr>
          <w:snapToGrid w:val="0"/>
        </w:rPr>
        <w:t xml:space="preserve"> implementation services</w:t>
      </w:r>
      <w:r w:rsidR="000129D6">
        <w:rPr>
          <w:snapToGrid w:val="0"/>
        </w:rPr>
        <w:t xml:space="preserve"> detailed in Attachment C</w:t>
      </w:r>
      <w:r w:rsidR="00840CF9" w:rsidRPr="002D586E">
        <w:rPr>
          <w:snapToGrid w:val="0"/>
        </w:rPr>
        <w:t xml:space="preserve">.  In the event that the Licensed Software is not Accepted by Customer pursuant to </w:t>
      </w:r>
      <w:r w:rsidR="002D586E" w:rsidRPr="002D586E">
        <w:rPr>
          <w:snapToGrid w:val="0"/>
        </w:rPr>
        <w:t xml:space="preserve">Attachment </w:t>
      </w:r>
      <w:r w:rsidR="000129D6">
        <w:rPr>
          <w:snapToGrid w:val="0"/>
        </w:rPr>
        <w:t>C</w:t>
      </w:r>
      <w:r w:rsidR="00840CF9" w:rsidRPr="002D586E">
        <w:rPr>
          <w:snapToGrid w:val="0"/>
        </w:rPr>
        <w:t xml:space="preserve"> such license and this Schedule shall automatically terminate and no </w:t>
      </w:r>
      <w:r w:rsidR="00722DBE">
        <w:rPr>
          <w:snapToGrid w:val="0"/>
        </w:rPr>
        <w:t>fees</w:t>
      </w:r>
      <w:r w:rsidR="00840CF9" w:rsidRPr="002D586E">
        <w:rPr>
          <w:snapToGrid w:val="0"/>
        </w:rPr>
        <w:t xml:space="preserve"> shall be due hereunder.    </w:t>
      </w:r>
    </w:p>
    <w:p w14:paraId="4117ACCD" w14:textId="77777777" w:rsidR="00840CF9" w:rsidRPr="002D586E" w:rsidRDefault="00840CF9" w:rsidP="002D586E">
      <w:pPr>
        <w:ind w:left="360" w:hanging="360"/>
      </w:pPr>
    </w:p>
    <w:p w14:paraId="444D0B04" w14:textId="77777777" w:rsidR="00EF5875" w:rsidRDefault="00EF5875" w:rsidP="00F178E6">
      <w:pPr>
        <w:numPr>
          <w:ilvl w:val="0"/>
          <w:numId w:val="7"/>
        </w:numPr>
        <w:rPr>
          <w:snapToGrid w:val="0"/>
        </w:rPr>
      </w:pPr>
      <w:r w:rsidRPr="002D586E">
        <w:rPr>
          <w:snapToGrid w:val="0"/>
        </w:rPr>
        <w:t xml:space="preserve">Following Customer’s Acceptance of the Licensed Software, </w:t>
      </w:r>
      <w:r w:rsidR="0063222D">
        <w:rPr>
          <w:snapToGrid w:val="0"/>
        </w:rPr>
        <w:t>Company</w:t>
      </w:r>
      <w:r w:rsidRPr="002D586E">
        <w:rPr>
          <w:snapToGrid w:val="0"/>
        </w:rPr>
        <w:t xml:space="preserve"> shall provide Maintenance and Support Services</w:t>
      </w:r>
      <w:r>
        <w:rPr>
          <w:snapToGrid w:val="0"/>
        </w:rPr>
        <w:t xml:space="preserve"> (“MSS”)</w:t>
      </w:r>
      <w:r w:rsidRPr="002D586E">
        <w:rPr>
          <w:snapToGrid w:val="0"/>
        </w:rPr>
        <w:t xml:space="preserve"> to the Licensed Software </w:t>
      </w:r>
      <w:r w:rsidR="00566518">
        <w:rPr>
          <w:snapToGrid w:val="0"/>
        </w:rPr>
        <w:t xml:space="preserve">listed in </w:t>
      </w:r>
      <w:r w:rsidR="00566518" w:rsidRPr="00566518">
        <w:rPr>
          <w:b/>
          <w:snapToGrid w:val="0"/>
        </w:rPr>
        <w:t xml:space="preserve">Table </w:t>
      </w:r>
      <w:r w:rsidR="004C2DA2">
        <w:rPr>
          <w:b/>
          <w:snapToGrid w:val="0"/>
        </w:rPr>
        <w:t>2</w:t>
      </w:r>
      <w:r w:rsidR="00566518">
        <w:rPr>
          <w:b/>
          <w:snapToGrid w:val="0"/>
        </w:rPr>
        <w:t xml:space="preserve">. </w:t>
      </w:r>
      <w:r w:rsidR="00566518" w:rsidRPr="00566518">
        <w:rPr>
          <w:snapToGrid w:val="0"/>
        </w:rPr>
        <w:t>The MSS are</w:t>
      </w:r>
      <w:r w:rsidR="00566518">
        <w:rPr>
          <w:snapToGrid w:val="0"/>
        </w:rPr>
        <w:t xml:space="preserve"> </w:t>
      </w:r>
      <w:r>
        <w:rPr>
          <w:snapToGrid w:val="0"/>
        </w:rPr>
        <w:t xml:space="preserve">described in the Section titled “Maintenance and Support Services” for the Maintenance and Support Services Fee (“MSS Fee”) set forth </w:t>
      </w:r>
      <w:r w:rsidR="00566518">
        <w:rPr>
          <w:snapToGrid w:val="0"/>
        </w:rPr>
        <w:t xml:space="preserve">in </w:t>
      </w:r>
      <w:r w:rsidR="00566518" w:rsidRPr="00566518">
        <w:rPr>
          <w:b/>
          <w:snapToGrid w:val="0"/>
        </w:rPr>
        <w:t xml:space="preserve">Table </w:t>
      </w:r>
      <w:r w:rsidR="004C2DA2">
        <w:rPr>
          <w:b/>
          <w:snapToGrid w:val="0"/>
        </w:rPr>
        <w:t>3</w:t>
      </w:r>
      <w:r w:rsidR="00566518">
        <w:rPr>
          <w:snapToGrid w:val="0"/>
        </w:rPr>
        <w:t xml:space="preserve"> </w:t>
      </w:r>
      <w:r>
        <w:rPr>
          <w:snapToGrid w:val="0"/>
        </w:rPr>
        <w:t>below</w:t>
      </w:r>
      <w:r w:rsidRPr="002D586E">
        <w:rPr>
          <w:snapToGrid w:val="0"/>
        </w:rPr>
        <w:t>.</w:t>
      </w:r>
    </w:p>
    <w:p w14:paraId="5AAC6A6C" w14:textId="77777777" w:rsidR="00EF5875" w:rsidRDefault="00EF5875" w:rsidP="00EF5875">
      <w:pPr>
        <w:ind w:left="720"/>
        <w:rPr>
          <w:snapToGrid w:val="0"/>
        </w:rPr>
      </w:pPr>
    </w:p>
    <w:p w14:paraId="325A29C7" w14:textId="77777777" w:rsidR="00840CF9" w:rsidRPr="002D586E" w:rsidRDefault="0063222D" w:rsidP="00F178E6">
      <w:pPr>
        <w:numPr>
          <w:ilvl w:val="0"/>
          <w:numId w:val="7"/>
        </w:numPr>
        <w:rPr>
          <w:snapToGrid w:val="0"/>
        </w:rPr>
      </w:pPr>
      <w:r>
        <w:rPr>
          <w:snapToGrid w:val="0"/>
        </w:rPr>
        <w:t>Company</w:t>
      </w:r>
      <w:r w:rsidR="00840CF9" w:rsidRPr="002D586E">
        <w:rPr>
          <w:snapToGrid w:val="0"/>
        </w:rPr>
        <w:t xml:space="preserve"> agrees to incorporate Updates into the Licensed Software in a manner that does not interfere with Customer’s on-going use of the Licensed Software or any related Custom Product.  Additionally, </w:t>
      </w:r>
      <w:r>
        <w:rPr>
          <w:snapToGrid w:val="0"/>
        </w:rPr>
        <w:t>Company</w:t>
      </w:r>
      <w:r w:rsidR="00840CF9" w:rsidRPr="002D586E">
        <w:rPr>
          <w:snapToGrid w:val="0"/>
        </w:rPr>
        <w:t xml:space="preserve"> shall deliver such Updates along with any Documentation and assistance necessary to Customer’s deployment of such Updates at no </w:t>
      </w:r>
      <w:r w:rsidR="00DA1368">
        <w:rPr>
          <w:snapToGrid w:val="0"/>
        </w:rPr>
        <w:t xml:space="preserve">additional </w:t>
      </w:r>
      <w:r w:rsidR="00840CF9" w:rsidRPr="002D586E">
        <w:rPr>
          <w:snapToGrid w:val="0"/>
        </w:rPr>
        <w:t xml:space="preserve">charge to Customer.    </w:t>
      </w:r>
    </w:p>
    <w:p w14:paraId="4801752F" w14:textId="77777777" w:rsidR="00E76B4B" w:rsidRPr="002D586E" w:rsidRDefault="00E76B4B" w:rsidP="002D586E">
      <w:pPr>
        <w:pStyle w:val="BlockText"/>
        <w:ind w:right="0"/>
        <w:rPr>
          <w:sz w:val="20"/>
        </w:rPr>
      </w:pPr>
    </w:p>
    <w:p w14:paraId="7AF96742" w14:textId="77777777" w:rsidR="00E76B4B" w:rsidRPr="002D586E" w:rsidRDefault="0063222D" w:rsidP="00F178E6">
      <w:pPr>
        <w:pStyle w:val="BlockText"/>
        <w:numPr>
          <w:ilvl w:val="0"/>
          <w:numId w:val="7"/>
        </w:numPr>
        <w:ind w:right="0"/>
        <w:rPr>
          <w:sz w:val="20"/>
        </w:rPr>
      </w:pPr>
      <w:r>
        <w:rPr>
          <w:sz w:val="20"/>
        </w:rPr>
        <w:t>Company</w:t>
      </w:r>
      <w:r w:rsidR="00E76B4B" w:rsidRPr="002D586E">
        <w:rPr>
          <w:sz w:val="20"/>
        </w:rPr>
        <w:t xml:space="preserve"> shall maintain an accurate inventory of licenses granted by </w:t>
      </w:r>
      <w:r>
        <w:rPr>
          <w:sz w:val="20"/>
        </w:rPr>
        <w:t>Company</w:t>
      </w:r>
      <w:r w:rsidR="00E76B4B" w:rsidRPr="002D586E">
        <w:rPr>
          <w:sz w:val="20"/>
        </w:rPr>
        <w:t xml:space="preserve"> to Customer for Licensed Software.  </w:t>
      </w:r>
      <w:r>
        <w:rPr>
          <w:sz w:val="20"/>
        </w:rPr>
        <w:t>Company</w:t>
      </w:r>
      <w:r w:rsidR="00E76B4B" w:rsidRPr="002D586E">
        <w:rPr>
          <w:sz w:val="20"/>
        </w:rPr>
        <w:t xml:space="preserve"> shall deliver to Customer, no less frequently than quarterly during the Term of the Agreement, a report of the quantity of licenses granted to Customer by Product name</w:t>
      </w:r>
      <w:r w:rsidR="00DA1368">
        <w:rPr>
          <w:sz w:val="20"/>
        </w:rPr>
        <w:t>,</w:t>
      </w:r>
      <w:r w:rsidR="00E76B4B" w:rsidRPr="002D586E">
        <w:rPr>
          <w:sz w:val="20"/>
        </w:rPr>
        <w:t xml:space="preserve"> License Type</w:t>
      </w:r>
      <w:r w:rsidR="00DA1368">
        <w:rPr>
          <w:sz w:val="20"/>
        </w:rPr>
        <w:t>, and Term</w:t>
      </w:r>
      <w:r w:rsidR="00E76B4B" w:rsidRPr="002D586E">
        <w:rPr>
          <w:sz w:val="20"/>
        </w:rPr>
        <w:t>.</w:t>
      </w:r>
    </w:p>
    <w:p w14:paraId="4CFB515A" w14:textId="77777777" w:rsidR="00840CF9" w:rsidRPr="002D586E" w:rsidRDefault="00840CF9" w:rsidP="002D586E">
      <w:pPr>
        <w:ind w:left="360" w:hanging="360"/>
      </w:pPr>
    </w:p>
    <w:p w14:paraId="606CC5A1" w14:textId="77777777" w:rsidR="00840CF9" w:rsidRPr="002D586E" w:rsidRDefault="00840CF9" w:rsidP="002D586E">
      <w:pPr>
        <w:rPr>
          <w:b/>
          <w:snapToGrid w:val="0"/>
        </w:rPr>
      </w:pPr>
      <w:r w:rsidRPr="002D586E">
        <w:rPr>
          <w:b/>
          <w:snapToGrid w:val="0"/>
        </w:rPr>
        <w:t xml:space="preserve">Table </w:t>
      </w:r>
      <w:r w:rsidR="004C2DA2">
        <w:rPr>
          <w:b/>
          <w:snapToGrid w:val="0"/>
        </w:rPr>
        <w:t>2</w:t>
      </w:r>
      <w:r w:rsidRPr="002D586E">
        <w:rPr>
          <w:b/>
          <w:snapToGrid w:val="0"/>
        </w:rPr>
        <w:t>:  Licensed Software</w:t>
      </w:r>
      <w:r w:rsidR="00F55F5F">
        <w:rPr>
          <w:b/>
          <w:snapToGrid w:val="0"/>
        </w:rPr>
        <w:t xml:space="preserve"> Fee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1635"/>
        <w:gridCol w:w="1458"/>
        <w:gridCol w:w="3151"/>
        <w:gridCol w:w="1710"/>
      </w:tblGrid>
      <w:tr w:rsidR="005B6E1A" w:rsidRPr="002D586E" w14:paraId="3E6A687E" w14:textId="77777777" w:rsidTr="005B6E1A">
        <w:tc>
          <w:tcPr>
            <w:tcW w:w="1401" w:type="dxa"/>
            <w:shd w:val="clear" w:color="auto" w:fill="auto"/>
            <w:vAlign w:val="center"/>
          </w:tcPr>
          <w:p w14:paraId="47E6ACD2" w14:textId="77777777" w:rsidR="005B6E1A" w:rsidRPr="002D586E" w:rsidRDefault="005B6E1A" w:rsidP="00DA1368">
            <w:pPr>
              <w:jc w:val="left"/>
              <w:rPr>
                <w:b/>
                <w:snapToGrid w:val="0"/>
              </w:rPr>
            </w:pPr>
            <w:r w:rsidRPr="002D586E">
              <w:rPr>
                <w:b/>
                <w:snapToGrid w:val="0"/>
              </w:rPr>
              <w:t xml:space="preserve">Product </w:t>
            </w:r>
          </w:p>
        </w:tc>
        <w:tc>
          <w:tcPr>
            <w:tcW w:w="1635" w:type="dxa"/>
            <w:shd w:val="clear" w:color="auto" w:fill="auto"/>
            <w:vAlign w:val="center"/>
          </w:tcPr>
          <w:p w14:paraId="7780CD60" w14:textId="77777777" w:rsidR="005B6E1A" w:rsidRPr="002D586E" w:rsidRDefault="005B6E1A" w:rsidP="00DA1368">
            <w:pPr>
              <w:jc w:val="left"/>
              <w:rPr>
                <w:b/>
                <w:snapToGrid w:val="0"/>
              </w:rPr>
            </w:pPr>
            <w:r w:rsidRPr="002D586E">
              <w:rPr>
                <w:b/>
                <w:snapToGrid w:val="0"/>
              </w:rPr>
              <w:t>License Type</w:t>
            </w:r>
          </w:p>
        </w:tc>
        <w:tc>
          <w:tcPr>
            <w:tcW w:w="1458" w:type="dxa"/>
            <w:vAlign w:val="center"/>
          </w:tcPr>
          <w:p w14:paraId="2353DAF5" w14:textId="77777777" w:rsidR="005B6E1A" w:rsidRPr="002D586E" w:rsidRDefault="005B6E1A" w:rsidP="00DA1368">
            <w:pPr>
              <w:jc w:val="left"/>
              <w:rPr>
                <w:b/>
                <w:snapToGrid w:val="0"/>
              </w:rPr>
            </w:pPr>
            <w:r>
              <w:rPr>
                <w:b/>
                <w:snapToGrid w:val="0"/>
              </w:rPr>
              <w:t>Term</w:t>
            </w:r>
          </w:p>
        </w:tc>
        <w:tc>
          <w:tcPr>
            <w:tcW w:w="3151" w:type="dxa"/>
            <w:shd w:val="clear" w:color="auto" w:fill="auto"/>
            <w:vAlign w:val="center"/>
          </w:tcPr>
          <w:p w14:paraId="1CF2E838" w14:textId="77777777" w:rsidR="005B6E1A" w:rsidRPr="002D586E" w:rsidRDefault="005B6E1A" w:rsidP="00DA1368">
            <w:pPr>
              <w:jc w:val="left"/>
              <w:rPr>
                <w:b/>
                <w:snapToGrid w:val="0"/>
              </w:rPr>
            </w:pPr>
            <w:r w:rsidRPr="002D586E">
              <w:rPr>
                <w:b/>
                <w:snapToGrid w:val="0"/>
              </w:rPr>
              <w:t>Initial Quantity</w:t>
            </w:r>
          </w:p>
        </w:tc>
        <w:tc>
          <w:tcPr>
            <w:tcW w:w="1710" w:type="dxa"/>
            <w:shd w:val="clear" w:color="auto" w:fill="auto"/>
            <w:vAlign w:val="center"/>
          </w:tcPr>
          <w:p w14:paraId="2DC374F3" w14:textId="77777777" w:rsidR="005B6E1A" w:rsidRPr="002D586E" w:rsidRDefault="005B6E1A" w:rsidP="00DA1368">
            <w:pPr>
              <w:jc w:val="left"/>
              <w:rPr>
                <w:b/>
                <w:snapToGrid w:val="0"/>
              </w:rPr>
            </w:pPr>
            <w:r w:rsidRPr="002D586E">
              <w:rPr>
                <w:b/>
                <w:snapToGrid w:val="0"/>
              </w:rPr>
              <w:t>Total</w:t>
            </w:r>
          </w:p>
        </w:tc>
      </w:tr>
      <w:tr w:rsidR="005B6E1A" w:rsidRPr="002D586E" w14:paraId="231A5A7C" w14:textId="77777777" w:rsidTr="005B6E1A">
        <w:tc>
          <w:tcPr>
            <w:tcW w:w="1401" w:type="dxa"/>
            <w:shd w:val="clear" w:color="auto" w:fill="auto"/>
            <w:vAlign w:val="center"/>
          </w:tcPr>
          <w:p w14:paraId="133777ED" w14:textId="21850667" w:rsidR="005B6E1A" w:rsidRPr="002D586E" w:rsidRDefault="005B6E1A" w:rsidP="00DA1368">
            <w:pPr>
              <w:jc w:val="left"/>
              <w:rPr>
                <w:snapToGrid w:val="0"/>
              </w:rPr>
            </w:pPr>
            <w:r>
              <w:rPr>
                <w:snapToGrid w:val="0"/>
              </w:rPr>
              <w:t>Licensed Software</w:t>
            </w:r>
          </w:p>
        </w:tc>
        <w:tc>
          <w:tcPr>
            <w:tcW w:w="1635" w:type="dxa"/>
            <w:shd w:val="clear" w:color="auto" w:fill="auto"/>
            <w:vAlign w:val="center"/>
          </w:tcPr>
          <w:p w14:paraId="520083E2" w14:textId="4856B020" w:rsidR="005B6E1A" w:rsidRPr="002D586E" w:rsidRDefault="005B6E1A" w:rsidP="00DA1368">
            <w:pPr>
              <w:jc w:val="left"/>
              <w:rPr>
                <w:snapToGrid w:val="0"/>
              </w:rPr>
            </w:pPr>
            <w:r>
              <w:rPr>
                <w:snapToGrid w:val="0"/>
              </w:rPr>
              <w:t>Subscription, user license</w:t>
            </w:r>
          </w:p>
        </w:tc>
        <w:tc>
          <w:tcPr>
            <w:tcW w:w="1458" w:type="dxa"/>
            <w:vAlign w:val="center"/>
          </w:tcPr>
          <w:p w14:paraId="78D04532" w14:textId="1D565997" w:rsidR="005B6E1A" w:rsidRPr="002D586E" w:rsidRDefault="005B6E1A" w:rsidP="00DA1368">
            <w:pPr>
              <w:jc w:val="left"/>
              <w:rPr>
                <w:snapToGrid w:val="0"/>
              </w:rPr>
            </w:pPr>
            <w:r>
              <w:rPr>
                <w:snapToGrid w:val="0"/>
              </w:rPr>
              <w:t>Annual</w:t>
            </w:r>
          </w:p>
        </w:tc>
        <w:tc>
          <w:tcPr>
            <w:tcW w:w="3151" w:type="dxa"/>
            <w:shd w:val="clear" w:color="auto" w:fill="auto"/>
            <w:vAlign w:val="center"/>
          </w:tcPr>
          <w:p w14:paraId="16B7AF50" w14:textId="10AAB265" w:rsidR="005B6E1A" w:rsidRPr="002D586E" w:rsidRDefault="005B6E1A" w:rsidP="00DA1368">
            <w:pPr>
              <w:jc w:val="left"/>
              <w:rPr>
                <w:snapToGrid w:val="0"/>
              </w:rPr>
            </w:pPr>
            <w:r>
              <w:rPr>
                <w:snapToGrid w:val="0"/>
              </w:rPr>
              <w:t>Two hundred (200) users across up to four (4) production orgs</w:t>
            </w:r>
          </w:p>
        </w:tc>
        <w:tc>
          <w:tcPr>
            <w:tcW w:w="1710" w:type="dxa"/>
            <w:shd w:val="clear" w:color="auto" w:fill="auto"/>
            <w:vAlign w:val="center"/>
          </w:tcPr>
          <w:p w14:paraId="1FCD53F3" w14:textId="57C2AEB8" w:rsidR="005B6E1A" w:rsidRPr="002D586E" w:rsidRDefault="005B6E1A" w:rsidP="00DA1368">
            <w:pPr>
              <w:jc w:val="left"/>
              <w:rPr>
                <w:snapToGrid w:val="0"/>
              </w:rPr>
            </w:pPr>
            <w:r w:rsidRPr="005B6E1A">
              <w:rPr>
                <w:snapToGrid w:val="0"/>
              </w:rPr>
              <w:t>$</w:t>
            </w:r>
            <w:r w:rsidR="00800102">
              <w:t xml:space="preserve"> </w:t>
            </w:r>
            <w:r w:rsidR="00800102">
              <w:rPr>
                <w:snapToGrid w:val="0"/>
              </w:rPr>
              <w:t>327,132.77</w:t>
            </w:r>
          </w:p>
        </w:tc>
      </w:tr>
    </w:tbl>
    <w:p w14:paraId="3243A90C" w14:textId="77777777" w:rsidR="00840CF9" w:rsidRDefault="00840CF9" w:rsidP="002D586E">
      <w:pPr>
        <w:rPr>
          <w:b/>
          <w:snapToGrid w:val="0"/>
          <w:u w:val="single"/>
        </w:rPr>
      </w:pPr>
    </w:p>
    <w:p w14:paraId="68B8F6F7" w14:textId="77777777" w:rsidR="00EF5875" w:rsidRPr="002D586E" w:rsidRDefault="00EF5875" w:rsidP="00EF5875">
      <w:pPr>
        <w:rPr>
          <w:b/>
          <w:snapToGrid w:val="0"/>
        </w:rPr>
      </w:pPr>
      <w:r w:rsidRPr="002D586E">
        <w:rPr>
          <w:b/>
          <w:snapToGrid w:val="0"/>
        </w:rPr>
        <w:t xml:space="preserve">Table </w:t>
      </w:r>
      <w:r w:rsidR="004C2DA2">
        <w:rPr>
          <w:b/>
          <w:snapToGrid w:val="0"/>
        </w:rPr>
        <w:t>3</w:t>
      </w:r>
      <w:r w:rsidRPr="002D586E">
        <w:rPr>
          <w:b/>
          <w:snapToGrid w:val="0"/>
        </w:rPr>
        <w:t xml:space="preserve">:  </w:t>
      </w:r>
      <w:r>
        <w:rPr>
          <w:b/>
          <w:snapToGrid w:val="0"/>
        </w:rPr>
        <w:t>Maintenance and Support Services</w:t>
      </w:r>
      <w:r w:rsidR="00F55F5F">
        <w:rPr>
          <w:b/>
          <w:snapToGrid w:val="0"/>
        </w:rPr>
        <w:t xml:space="preserve"> Fee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7"/>
        <w:gridCol w:w="1503"/>
        <w:gridCol w:w="4865"/>
      </w:tblGrid>
      <w:tr w:rsidR="00800102" w:rsidRPr="002D586E" w14:paraId="649AE685" w14:textId="77777777" w:rsidTr="00800102">
        <w:tc>
          <w:tcPr>
            <w:tcW w:w="2987" w:type="dxa"/>
            <w:shd w:val="clear" w:color="auto" w:fill="auto"/>
            <w:vAlign w:val="center"/>
          </w:tcPr>
          <w:p w14:paraId="1AE7581F" w14:textId="77777777" w:rsidR="00800102" w:rsidRPr="002D586E" w:rsidRDefault="00800102" w:rsidP="00B05523">
            <w:pPr>
              <w:jc w:val="left"/>
              <w:rPr>
                <w:b/>
                <w:snapToGrid w:val="0"/>
              </w:rPr>
            </w:pPr>
            <w:r w:rsidRPr="002D586E">
              <w:rPr>
                <w:b/>
                <w:snapToGrid w:val="0"/>
              </w:rPr>
              <w:t xml:space="preserve">Product </w:t>
            </w:r>
          </w:p>
        </w:tc>
        <w:tc>
          <w:tcPr>
            <w:tcW w:w="1503" w:type="dxa"/>
            <w:shd w:val="clear" w:color="auto" w:fill="auto"/>
            <w:vAlign w:val="center"/>
          </w:tcPr>
          <w:p w14:paraId="382C5070" w14:textId="77777777" w:rsidR="00800102" w:rsidRPr="002D586E" w:rsidRDefault="00800102" w:rsidP="00B05523">
            <w:pPr>
              <w:jc w:val="left"/>
              <w:rPr>
                <w:b/>
                <w:snapToGrid w:val="0"/>
              </w:rPr>
            </w:pPr>
            <w:r>
              <w:rPr>
                <w:b/>
                <w:snapToGrid w:val="0"/>
              </w:rPr>
              <w:t>MSS Term</w:t>
            </w:r>
          </w:p>
        </w:tc>
        <w:tc>
          <w:tcPr>
            <w:tcW w:w="4865" w:type="dxa"/>
            <w:shd w:val="clear" w:color="auto" w:fill="auto"/>
            <w:vAlign w:val="center"/>
          </w:tcPr>
          <w:p w14:paraId="68B4367A" w14:textId="77777777" w:rsidR="00800102" w:rsidRPr="002D586E" w:rsidRDefault="00800102" w:rsidP="00B05523">
            <w:pPr>
              <w:jc w:val="left"/>
              <w:rPr>
                <w:b/>
                <w:snapToGrid w:val="0"/>
              </w:rPr>
            </w:pPr>
            <w:r w:rsidRPr="002D586E">
              <w:rPr>
                <w:b/>
                <w:snapToGrid w:val="0"/>
              </w:rPr>
              <w:t>Total</w:t>
            </w:r>
          </w:p>
        </w:tc>
      </w:tr>
      <w:tr w:rsidR="00800102" w:rsidRPr="002D586E" w14:paraId="65DE6B54" w14:textId="77777777" w:rsidTr="00800102">
        <w:tc>
          <w:tcPr>
            <w:tcW w:w="2987" w:type="dxa"/>
            <w:shd w:val="clear" w:color="auto" w:fill="auto"/>
            <w:vAlign w:val="center"/>
          </w:tcPr>
          <w:p w14:paraId="258A745A" w14:textId="27EE9335" w:rsidR="00800102" w:rsidRPr="002D586E" w:rsidRDefault="00800102" w:rsidP="00B05523">
            <w:pPr>
              <w:jc w:val="left"/>
              <w:rPr>
                <w:snapToGrid w:val="0"/>
              </w:rPr>
            </w:pPr>
            <w:r>
              <w:rPr>
                <w:snapToGrid w:val="0"/>
              </w:rPr>
              <w:lastRenderedPageBreak/>
              <w:t>Premier Support</w:t>
            </w:r>
          </w:p>
        </w:tc>
        <w:tc>
          <w:tcPr>
            <w:tcW w:w="1503" w:type="dxa"/>
            <w:shd w:val="clear" w:color="auto" w:fill="auto"/>
            <w:vAlign w:val="center"/>
          </w:tcPr>
          <w:p w14:paraId="4B9E7A16" w14:textId="77777777" w:rsidR="00800102" w:rsidRPr="002D586E" w:rsidRDefault="00800102" w:rsidP="00B05523">
            <w:pPr>
              <w:jc w:val="left"/>
              <w:rPr>
                <w:snapToGrid w:val="0"/>
              </w:rPr>
            </w:pPr>
            <w:r>
              <w:rPr>
                <w:snapToGrid w:val="0"/>
              </w:rPr>
              <w:t>Annual</w:t>
            </w:r>
          </w:p>
        </w:tc>
        <w:tc>
          <w:tcPr>
            <w:tcW w:w="4865" w:type="dxa"/>
            <w:shd w:val="clear" w:color="auto" w:fill="auto"/>
            <w:vAlign w:val="center"/>
          </w:tcPr>
          <w:p w14:paraId="7721C70E" w14:textId="118BBBDE" w:rsidR="00800102" w:rsidRPr="002D586E" w:rsidRDefault="00800102" w:rsidP="00B05523">
            <w:pPr>
              <w:jc w:val="left"/>
              <w:rPr>
                <w:snapToGrid w:val="0"/>
              </w:rPr>
            </w:pPr>
            <w:r>
              <w:rPr>
                <w:snapToGrid w:val="0"/>
              </w:rPr>
              <w:t>$57,729.31</w:t>
            </w:r>
          </w:p>
        </w:tc>
      </w:tr>
    </w:tbl>
    <w:p w14:paraId="3F200C93" w14:textId="77777777" w:rsidR="00EF5875" w:rsidRDefault="00EF5875" w:rsidP="00EF5875">
      <w:pPr>
        <w:pStyle w:val="BlockText"/>
      </w:pPr>
    </w:p>
    <w:p w14:paraId="4B8F3AEB" w14:textId="77777777" w:rsidR="00D654A8" w:rsidRPr="002D586E" w:rsidRDefault="00D654A8" w:rsidP="00D654A8">
      <w:pPr>
        <w:rPr>
          <w:b/>
          <w:snapToGrid w:val="0"/>
        </w:rPr>
      </w:pPr>
      <w:r w:rsidRPr="002D586E">
        <w:rPr>
          <w:b/>
          <w:snapToGrid w:val="0"/>
        </w:rPr>
        <w:t xml:space="preserve">Table </w:t>
      </w:r>
      <w:r>
        <w:rPr>
          <w:b/>
          <w:snapToGrid w:val="0"/>
        </w:rPr>
        <w:t>4</w:t>
      </w:r>
      <w:r w:rsidRPr="002D586E">
        <w:rPr>
          <w:b/>
          <w:snapToGrid w:val="0"/>
        </w:rPr>
        <w:t xml:space="preserve">:  </w:t>
      </w:r>
      <w:r>
        <w:rPr>
          <w:b/>
          <w:snapToGrid w:val="0"/>
        </w:rPr>
        <w:t>Implementation Services</w:t>
      </w:r>
      <w:r w:rsidR="00F55F5F">
        <w:rPr>
          <w:b/>
          <w:snapToGrid w:val="0"/>
        </w:rPr>
        <w:t xml:space="preserve"> Fee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2582"/>
        <w:gridCol w:w="1970"/>
        <w:gridCol w:w="1685"/>
        <w:gridCol w:w="1357"/>
      </w:tblGrid>
      <w:tr w:rsidR="00F55F5F" w:rsidRPr="002D586E" w14:paraId="2E8B8867" w14:textId="77777777" w:rsidTr="00F55F5F">
        <w:tc>
          <w:tcPr>
            <w:tcW w:w="1756" w:type="dxa"/>
            <w:shd w:val="clear" w:color="auto" w:fill="auto"/>
            <w:vAlign w:val="center"/>
          </w:tcPr>
          <w:p w14:paraId="50D42934" w14:textId="77777777" w:rsidR="00D654A8" w:rsidRPr="002D586E" w:rsidRDefault="00D654A8" w:rsidP="00B05523">
            <w:pPr>
              <w:jc w:val="left"/>
              <w:rPr>
                <w:b/>
                <w:snapToGrid w:val="0"/>
              </w:rPr>
            </w:pPr>
            <w:r w:rsidRPr="002D586E">
              <w:rPr>
                <w:b/>
                <w:snapToGrid w:val="0"/>
              </w:rPr>
              <w:t xml:space="preserve">Product </w:t>
            </w:r>
          </w:p>
        </w:tc>
        <w:tc>
          <w:tcPr>
            <w:tcW w:w="2672" w:type="dxa"/>
            <w:shd w:val="clear" w:color="auto" w:fill="auto"/>
            <w:vAlign w:val="center"/>
          </w:tcPr>
          <w:p w14:paraId="763D95F1" w14:textId="77777777" w:rsidR="00D654A8" w:rsidRPr="002D586E" w:rsidRDefault="00D654A8" w:rsidP="00D654A8">
            <w:pPr>
              <w:jc w:val="left"/>
              <w:rPr>
                <w:b/>
                <w:snapToGrid w:val="0"/>
              </w:rPr>
            </w:pPr>
            <w:r>
              <w:rPr>
                <w:b/>
                <w:snapToGrid w:val="0"/>
              </w:rPr>
              <w:t>Implementation Services Term</w:t>
            </w:r>
          </w:p>
        </w:tc>
        <w:tc>
          <w:tcPr>
            <w:tcW w:w="1980" w:type="dxa"/>
            <w:shd w:val="clear" w:color="auto" w:fill="auto"/>
            <w:vAlign w:val="center"/>
          </w:tcPr>
          <w:p w14:paraId="33AE2787" w14:textId="77777777" w:rsidR="00D654A8" w:rsidRPr="002D586E" w:rsidRDefault="00F55F5F" w:rsidP="00F55F5F">
            <w:pPr>
              <w:jc w:val="left"/>
              <w:rPr>
                <w:b/>
                <w:snapToGrid w:val="0"/>
              </w:rPr>
            </w:pPr>
            <w:r>
              <w:rPr>
                <w:b/>
                <w:snapToGrid w:val="0"/>
              </w:rPr>
              <w:t>Fixed</w:t>
            </w:r>
            <w:r w:rsidR="00D654A8">
              <w:rPr>
                <w:b/>
                <w:snapToGrid w:val="0"/>
              </w:rPr>
              <w:t xml:space="preserve"> </w:t>
            </w:r>
            <w:r w:rsidR="00D654A8" w:rsidRPr="002D586E">
              <w:rPr>
                <w:b/>
                <w:snapToGrid w:val="0"/>
              </w:rPr>
              <w:t xml:space="preserve">Fee </w:t>
            </w:r>
            <w:r>
              <w:rPr>
                <w:b/>
                <w:snapToGrid w:val="0"/>
              </w:rPr>
              <w:t>For Implementation Services</w:t>
            </w:r>
          </w:p>
        </w:tc>
        <w:tc>
          <w:tcPr>
            <w:tcW w:w="1732" w:type="dxa"/>
            <w:shd w:val="clear" w:color="auto" w:fill="auto"/>
            <w:vAlign w:val="center"/>
          </w:tcPr>
          <w:p w14:paraId="3B2F2BF4" w14:textId="77777777" w:rsidR="00D654A8" w:rsidRPr="002D586E" w:rsidRDefault="00F55F5F" w:rsidP="00B05523">
            <w:pPr>
              <w:jc w:val="left"/>
              <w:rPr>
                <w:b/>
                <w:snapToGrid w:val="0"/>
              </w:rPr>
            </w:pPr>
            <w:r>
              <w:rPr>
                <w:b/>
                <w:snapToGrid w:val="0"/>
              </w:rPr>
              <w:t>Direct Expenses (if applicable)</w:t>
            </w:r>
          </w:p>
        </w:tc>
        <w:tc>
          <w:tcPr>
            <w:tcW w:w="1436" w:type="dxa"/>
            <w:shd w:val="clear" w:color="auto" w:fill="auto"/>
            <w:vAlign w:val="center"/>
          </w:tcPr>
          <w:p w14:paraId="1BB5F52D" w14:textId="77777777" w:rsidR="00D654A8" w:rsidRPr="002D586E" w:rsidRDefault="00D654A8" w:rsidP="00B05523">
            <w:pPr>
              <w:jc w:val="left"/>
              <w:rPr>
                <w:b/>
                <w:snapToGrid w:val="0"/>
              </w:rPr>
            </w:pPr>
            <w:r w:rsidRPr="002D586E">
              <w:rPr>
                <w:b/>
                <w:snapToGrid w:val="0"/>
              </w:rPr>
              <w:t>Total</w:t>
            </w:r>
          </w:p>
        </w:tc>
      </w:tr>
      <w:tr w:rsidR="00F55F5F" w:rsidRPr="002D586E" w14:paraId="47B6BB35" w14:textId="77777777" w:rsidTr="00F55F5F">
        <w:tc>
          <w:tcPr>
            <w:tcW w:w="1756" w:type="dxa"/>
            <w:shd w:val="clear" w:color="auto" w:fill="auto"/>
            <w:vAlign w:val="center"/>
          </w:tcPr>
          <w:p w14:paraId="39FCB514" w14:textId="40D2F43E" w:rsidR="00D654A8" w:rsidRPr="002D586E" w:rsidRDefault="00D654A8" w:rsidP="000129D6">
            <w:pPr>
              <w:jc w:val="left"/>
              <w:rPr>
                <w:snapToGrid w:val="0"/>
              </w:rPr>
            </w:pPr>
            <w:r>
              <w:rPr>
                <w:snapToGrid w:val="0"/>
              </w:rPr>
              <w:t xml:space="preserve">Implementation Services as described in Attachment </w:t>
            </w:r>
            <w:r w:rsidR="000129D6">
              <w:rPr>
                <w:snapToGrid w:val="0"/>
              </w:rPr>
              <w:t>C</w:t>
            </w:r>
          </w:p>
        </w:tc>
        <w:tc>
          <w:tcPr>
            <w:tcW w:w="2672" w:type="dxa"/>
            <w:shd w:val="clear" w:color="auto" w:fill="auto"/>
            <w:vAlign w:val="center"/>
          </w:tcPr>
          <w:p w14:paraId="2EBB9C0E" w14:textId="77777777" w:rsidR="00D654A8" w:rsidRPr="002D586E" w:rsidRDefault="00D654A8" w:rsidP="00B05523">
            <w:pPr>
              <w:jc w:val="left"/>
              <w:rPr>
                <w:snapToGrid w:val="0"/>
              </w:rPr>
            </w:pPr>
            <w:r>
              <w:rPr>
                <w:snapToGrid w:val="0"/>
              </w:rPr>
              <w:t xml:space="preserve">Implementation Services shall begin upon full execution of this Schedule and </w:t>
            </w:r>
            <w:r w:rsidR="00F55F5F">
              <w:rPr>
                <w:snapToGrid w:val="0"/>
              </w:rPr>
              <w:t>continue until Customer’s Acceptance of the Licensed Software.</w:t>
            </w:r>
          </w:p>
        </w:tc>
        <w:tc>
          <w:tcPr>
            <w:tcW w:w="1980" w:type="dxa"/>
            <w:shd w:val="clear" w:color="auto" w:fill="auto"/>
            <w:vAlign w:val="center"/>
          </w:tcPr>
          <w:p w14:paraId="6E5E8C1E" w14:textId="2E0E6FC1" w:rsidR="00D654A8" w:rsidRPr="002D586E" w:rsidRDefault="00800102" w:rsidP="000129D6">
            <w:pPr>
              <w:jc w:val="left"/>
              <w:rPr>
                <w:snapToGrid w:val="0"/>
              </w:rPr>
            </w:pPr>
            <w:r>
              <w:rPr>
                <w:snapToGrid w:val="0"/>
              </w:rPr>
              <w:t>No additional cost</w:t>
            </w:r>
          </w:p>
        </w:tc>
        <w:tc>
          <w:tcPr>
            <w:tcW w:w="1732" w:type="dxa"/>
            <w:shd w:val="clear" w:color="auto" w:fill="auto"/>
            <w:vAlign w:val="center"/>
          </w:tcPr>
          <w:p w14:paraId="3C323C3B" w14:textId="796C7A94" w:rsidR="00D654A8" w:rsidRPr="002D586E" w:rsidRDefault="00800102" w:rsidP="000129D6">
            <w:pPr>
              <w:jc w:val="left"/>
              <w:rPr>
                <w:snapToGrid w:val="0"/>
              </w:rPr>
            </w:pPr>
            <w:r>
              <w:rPr>
                <w:snapToGrid w:val="0"/>
              </w:rPr>
              <w:t>Included, if applicable.</w:t>
            </w:r>
          </w:p>
        </w:tc>
        <w:tc>
          <w:tcPr>
            <w:tcW w:w="1436" w:type="dxa"/>
            <w:shd w:val="clear" w:color="auto" w:fill="auto"/>
            <w:vAlign w:val="center"/>
          </w:tcPr>
          <w:p w14:paraId="6E3D7B79" w14:textId="6F562FA9" w:rsidR="00D654A8" w:rsidRPr="002D586E" w:rsidRDefault="00800102" w:rsidP="00B05523">
            <w:pPr>
              <w:jc w:val="left"/>
              <w:rPr>
                <w:snapToGrid w:val="0"/>
              </w:rPr>
            </w:pPr>
            <w:r>
              <w:rPr>
                <w:snapToGrid w:val="0"/>
              </w:rPr>
              <w:t>$0</w:t>
            </w:r>
          </w:p>
        </w:tc>
      </w:tr>
    </w:tbl>
    <w:p w14:paraId="4838A99C" w14:textId="77777777" w:rsidR="00D654A8" w:rsidRPr="00EF5875" w:rsidRDefault="00D654A8" w:rsidP="00EF5875">
      <w:pPr>
        <w:pStyle w:val="BlockText"/>
      </w:pPr>
    </w:p>
    <w:p w14:paraId="40CF98D8" w14:textId="77777777" w:rsidR="00840CF9" w:rsidRPr="002D586E" w:rsidRDefault="00840CF9" w:rsidP="00F178E6">
      <w:pPr>
        <w:numPr>
          <w:ilvl w:val="0"/>
          <w:numId w:val="5"/>
        </w:numPr>
        <w:spacing w:after="200" w:line="276" w:lineRule="auto"/>
        <w:contextualSpacing/>
        <w:rPr>
          <w:rFonts w:eastAsia="Calibri"/>
          <w:b/>
          <w:snapToGrid w:val="0"/>
          <w:u w:val="single"/>
        </w:rPr>
      </w:pPr>
      <w:r w:rsidRPr="002D586E">
        <w:rPr>
          <w:rFonts w:eastAsia="Calibri"/>
          <w:b/>
          <w:snapToGrid w:val="0"/>
          <w:u w:val="single"/>
        </w:rPr>
        <w:t>Procurement of Additional Licensed Software.</w:t>
      </w:r>
    </w:p>
    <w:p w14:paraId="772761C5" w14:textId="77777777" w:rsidR="00840CF9" w:rsidRPr="002D586E" w:rsidRDefault="00840CF9" w:rsidP="002D586E">
      <w:pPr>
        <w:rPr>
          <w:b/>
          <w:snapToGrid w:val="0"/>
          <w:u w:val="single"/>
        </w:rPr>
      </w:pPr>
    </w:p>
    <w:p w14:paraId="3CDEB176" w14:textId="77777777" w:rsidR="00840CF9" w:rsidRPr="002D586E" w:rsidRDefault="00840CF9" w:rsidP="002D586E">
      <w:pPr>
        <w:rPr>
          <w:snapToGrid w:val="0"/>
        </w:rPr>
      </w:pPr>
      <w:r w:rsidRPr="002D586E">
        <w:rPr>
          <w:snapToGrid w:val="0"/>
        </w:rPr>
        <w:t xml:space="preserve">Upon Customer’s issuance of a confirming purchase order, </w:t>
      </w:r>
      <w:r w:rsidR="0063222D">
        <w:rPr>
          <w:snapToGrid w:val="0"/>
        </w:rPr>
        <w:t>Company</w:t>
      </w:r>
      <w:r w:rsidRPr="002D586E">
        <w:rPr>
          <w:snapToGrid w:val="0"/>
        </w:rPr>
        <w:t xml:space="preserve"> shall provide additional quantities of the Licensed Software listed above for the Fee per License set forth in </w:t>
      </w:r>
      <w:r w:rsidRPr="002D586E">
        <w:rPr>
          <w:b/>
          <w:snapToGrid w:val="0"/>
        </w:rPr>
        <w:t xml:space="preserve">Table </w:t>
      </w:r>
      <w:r w:rsidR="00D654A8">
        <w:rPr>
          <w:b/>
          <w:snapToGrid w:val="0"/>
        </w:rPr>
        <w:t>2</w:t>
      </w:r>
      <w:r w:rsidR="00EF5875">
        <w:rPr>
          <w:b/>
          <w:snapToGrid w:val="0"/>
        </w:rPr>
        <w:t xml:space="preserve"> </w:t>
      </w:r>
      <w:r w:rsidR="00EF5875" w:rsidRPr="00EF5875">
        <w:rPr>
          <w:snapToGrid w:val="0"/>
        </w:rPr>
        <w:t>and</w:t>
      </w:r>
      <w:r w:rsidR="00EF5875">
        <w:rPr>
          <w:snapToGrid w:val="0"/>
        </w:rPr>
        <w:t>, if requested by Customer,</w:t>
      </w:r>
      <w:r w:rsidR="00EF5875" w:rsidRPr="00EF5875">
        <w:rPr>
          <w:snapToGrid w:val="0"/>
        </w:rPr>
        <w:t xml:space="preserve"> additional MSS for the Licensed Software for the MSS Fees set forth in </w:t>
      </w:r>
      <w:r w:rsidR="00EF5875">
        <w:rPr>
          <w:b/>
          <w:snapToGrid w:val="0"/>
        </w:rPr>
        <w:t xml:space="preserve">Table </w:t>
      </w:r>
      <w:r w:rsidR="00D654A8">
        <w:rPr>
          <w:b/>
          <w:snapToGrid w:val="0"/>
        </w:rPr>
        <w:t>3</w:t>
      </w:r>
      <w:r w:rsidR="00EF5875">
        <w:rPr>
          <w:b/>
          <w:snapToGrid w:val="0"/>
        </w:rPr>
        <w:t xml:space="preserve"> </w:t>
      </w:r>
      <w:r w:rsidR="00EF5875" w:rsidRPr="00EF5875">
        <w:rPr>
          <w:snapToGrid w:val="0"/>
        </w:rPr>
        <w:t>above</w:t>
      </w:r>
      <w:r w:rsidRPr="002D586E">
        <w:rPr>
          <w:snapToGrid w:val="0"/>
        </w:rPr>
        <w:t xml:space="preserve">.   The Fee per license for each Product procured subsequent to the initial product order shall be billable upon Customer’s verified access to the Licensed Software.  </w:t>
      </w:r>
    </w:p>
    <w:p w14:paraId="464ACF1D" w14:textId="77777777" w:rsidR="00840CF9" w:rsidRPr="002D586E" w:rsidRDefault="00840CF9" w:rsidP="002D586E">
      <w:pPr>
        <w:rPr>
          <w:b/>
          <w:snapToGrid w:val="0"/>
          <w:u w:val="single"/>
        </w:rPr>
      </w:pPr>
    </w:p>
    <w:p w14:paraId="3EF85DCF" w14:textId="77777777" w:rsidR="00840CF9" w:rsidRPr="002D586E" w:rsidRDefault="0063222D" w:rsidP="00F178E6">
      <w:pPr>
        <w:numPr>
          <w:ilvl w:val="0"/>
          <w:numId w:val="5"/>
        </w:numPr>
        <w:spacing w:after="200" w:line="276" w:lineRule="auto"/>
        <w:contextualSpacing/>
        <w:rPr>
          <w:rFonts w:eastAsia="Calibri"/>
          <w:b/>
          <w:snapToGrid w:val="0"/>
          <w:u w:val="single"/>
        </w:rPr>
      </w:pPr>
      <w:r>
        <w:rPr>
          <w:rFonts w:eastAsia="Calibri"/>
          <w:b/>
          <w:snapToGrid w:val="0"/>
          <w:u w:val="single"/>
        </w:rPr>
        <w:t>Company</w:t>
      </w:r>
      <w:r w:rsidR="00840CF9" w:rsidRPr="002D586E">
        <w:rPr>
          <w:rFonts w:eastAsia="Calibri"/>
          <w:b/>
          <w:snapToGrid w:val="0"/>
          <w:u w:val="single"/>
        </w:rPr>
        <w:t xml:space="preserve"> Relationship Manager and Contact Information. </w:t>
      </w:r>
    </w:p>
    <w:p w14:paraId="5933929C" w14:textId="77777777" w:rsidR="004C2DA2" w:rsidRDefault="004C2DA2" w:rsidP="002D586E">
      <w:pPr>
        <w:rPr>
          <w:b/>
          <w:snapToGrid w:val="0"/>
        </w:rPr>
      </w:pPr>
    </w:p>
    <w:p w14:paraId="2A8C3E4B" w14:textId="101495E3" w:rsidR="00840CF9" w:rsidRPr="004C2DA2" w:rsidRDefault="004C2DA2" w:rsidP="002D586E">
      <w:pPr>
        <w:rPr>
          <w:b/>
          <w:snapToGrid w:val="0"/>
        </w:rPr>
      </w:pPr>
      <w:r w:rsidRPr="004C2DA2">
        <w:rPr>
          <w:b/>
          <w:snapToGrid w:val="0"/>
        </w:rPr>
        <w:t xml:space="preserve">Table </w:t>
      </w:r>
      <w:r w:rsidR="00800102">
        <w:rPr>
          <w:b/>
          <w:snapToGrid w:val="0"/>
        </w:rPr>
        <w:t>5</w:t>
      </w:r>
      <w:r w:rsidRPr="004C2DA2">
        <w:rPr>
          <w:b/>
          <w:snapToGrid w:val="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9"/>
        <w:gridCol w:w="2296"/>
        <w:gridCol w:w="2320"/>
        <w:gridCol w:w="2345"/>
      </w:tblGrid>
      <w:tr w:rsidR="00840CF9" w:rsidRPr="002D586E" w14:paraId="1E69E50D" w14:textId="77777777" w:rsidTr="00F42031">
        <w:tc>
          <w:tcPr>
            <w:tcW w:w="2574" w:type="dxa"/>
            <w:shd w:val="clear" w:color="auto" w:fill="auto"/>
          </w:tcPr>
          <w:p w14:paraId="613E91FE" w14:textId="77777777" w:rsidR="00840CF9" w:rsidRPr="00617957" w:rsidRDefault="00840CF9" w:rsidP="00617957">
            <w:pPr>
              <w:jc w:val="left"/>
              <w:rPr>
                <w:b/>
                <w:snapToGrid w:val="0"/>
              </w:rPr>
            </w:pPr>
            <w:commentRangeStart w:id="9"/>
            <w:r w:rsidRPr="00617957">
              <w:rPr>
                <w:b/>
                <w:snapToGrid w:val="0"/>
              </w:rPr>
              <w:t>Name</w:t>
            </w:r>
            <w:commentRangeEnd w:id="9"/>
            <w:r w:rsidR="00800102">
              <w:rPr>
                <w:rStyle w:val="CommentReference"/>
              </w:rPr>
              <w:commentReference w:id="9"/>
            </w:r>
          </w:p>
        </w:tc>
        <w:tc>
          <w:tcPr>
            <w:tcW w:w="2574" w:type="dxa"/>
            <w:shd w:val="clear" w:color="auto" w:fill="auto"/>
          </w:tcPr>
          <w:p w14:paraId="3873B9CE" w14:textId="77777777" w:rsidR="00840CF9" w:rsidRPr="00617957" w:rsidRDefault="00840CF9" w:rsidP="00617957">
            <w:pPr>
              <w:jc w:val="left"/>
              <w:rPr>
                <w:b/>
                <w:snapToGrid w:val="0"/>
              </w:rPr>
            </w:pPr>
            <w:r w:rsidRPr="00617957">
              <w:rPr>
                <w:b/>
                <w:snapToGrid w:val="0"/>
              </w:rPr>
              <w:t>Title</w:t>
            </w:r>
          </w:p>
        </w:tc>
        <w:tc>
          <w:tcPr>
            <w:tcW w:w="2574" w:type="dxa"/>
            <w:shd w:val="clear" w:color="auto" w:fill="auto"/>
          </w:tcPr>
          <w:p w14:paraId="4AABE954" w14:textId="77777777" w:rsidR="00840CF9" w:rsidRPr="00617957" w:rsidRDefault="00840CF9" w:rsidP="00617957">
            <w:pPr>
              <w:jc w:val="left"/>
              <w:rPr>
                <w:b/>
                <w:snapToGrid w:val="0"/>
              </w:rPr>
            </w:pPr>
            <w:r w:rsidRPr="00617957">
              <w:rPr>
                <w:b/>
                <w:snapToGrid w:val="0"/>
              </w:rPr>
              <w:t>Phone</w:t>
            </w:r>
          </w:p>
        </w:tc>
        <w:tc>
          <w:tcPr>
            <w:tcW w:w="2574" w:type="dxa"/>
            <w:shd w:val="clear" w:color="auto" w:fill="auto"/>
          </w:tcPr>
          <w:p w14:paraId="40231F05" w14:textId="77777777" w:rsidR="00840CF9" w:rsidRPr="00617957" w:rsidRDefault="00840CF9" w:rsidP="00617957">
            <w:pPr>
              <w:jc w:val="left"/>
              <w:rPr>
                <w:b/>
                <w:snapToGrid w:val="0"/>
              </w:rPr>
            </w:pPr>
            <w:r w:rsidRPr="00617957">
              <w:rPr>
                <w:b/>
                <w:snapToGrid w:val="0"/>
              </w:rPr>
              <w:t>Address</w:t>
            </w:r>
          </w:p>
        </w:tc>
      </w:tr>
      <w:tr w:rsidR="00840CF9" w:rsidRPr="002D586E" w14:paraId="1255E20F" w14:textId="77777777" w:rsidTr="00F42031">
        <w:tc>
          <w:tcPr>
            <w:tcW w:w="2574" w:type="dxa"/>
            <w:shd w:val="clear" w:color="auto" w:fill="auto"/>
          </w:tcPr>
          <w:p w14:paraId="5F84DC38" w14:textId="77777777" w:rsidR="00840CF9" w:rsidRPr="00800102" w:rsidRDefault="00840CF9" w:rsidP="00617957">
            <w:pPr>
              <w:jc w:val="left"/>
              <w:rPr>
                <w:snapToGrid w:val="0"/>
              </w:rPr>
            </w:pPr>
          </w:p>
        </w:tc>
        <w:tc>
          <w:tcPr>
            <w:tcW w:w="2574" w:type="dxa"/>
            <w:shd w:val="clear" w:color="auto" w:fill="auto"/>
          </w:tcPr>
          <w:p w14:paraId="0701288A" w14:textId="77777777" w:rsidR="00840CF9" w:rsidRPr="00800102" w:rsidRDefault="00840CF9" w:rsidP="00617957">
            <w:pPr>
              <w:jc w:val="left"/>
              <w:rPr>
                <w:snapToGrid w:val="0"/>
              </w:rPr>
            </w:pPr>
          </w:p>
        </w:tc>
        <w:tc>
          <w:tcPr>
            <w:tcW w:w="2574" w:type="dxa"/>
            <w:shd w:val="clear" w:color="auto" w:fill="auto"/>
          </w:tcPr>
          <w:p w14:paraId="527CE197" w14:textId="77777777" w:rsidR="00840CF9" w:rsidRPr="00800102" w:rsidRDefault="00840CF9" w:rsidP="00617957">
            <w:pPr>
              <w:jc w:val="left"/>
              <w:rPr>
                <w:snapToGrid w:val="0"/>
              </w:rPr>
            </w:pPr>
          </w:p>
        </w:tc>
        <w:tc>
          <w:tcPr>
            <w:tcW w:w="2574" w:type="dxa"/>
            <w:shd w:val="clear" w:color="auto" w:fill="auto"/>
          </w:tcPr>
          <w:p w14:paraId="1BE7452F" w14:textId="77777777" w:rsidR="00840CF9" w:rsidRPr="00800102" w:rsidRDefault="00840CF9" w:rsidP="00617957">
            <w:pPr>
              <w:jc w:val="left"/>
              <w:rPr>
                <w:snapToGrid w:val="0"/>
              </w:rPr>
            </w:pPr>
          </w:p>
        </w:tc>
      </w:tr>
      <w:tr w:rsidR="00840CF9" w:rsidRPr="002D586E" w14:paraId="14B9346F" w14:textId="77777777" w:rsidTr="00F42031">
        <w:tc>
          <w:tcPr>
            <w:tcW w:w="2574" w:type="dxa"/>
            <w:shd w:val="clear" w:color="auto" w:fill="auto"/>
          </w:tcPr>
          <w:p w14:paraId="03CE25F4" w14:textId="77777777" w:rsidR="00840CF9" w:rsidRPr="00800102" w:rsidRDefault="00840CF9" w:rsidP="00617957">
            <w:pPr>
              <w:jc w:val="left"/>
              <w:rPr>
                <w:snapToGrid w:val="0"/>
              </w:rPr>
            </w:pPr>
          </w:p>
        </w:tc>
        <w:tc>
          <w:tcPr>
            <w:tcW w:w="2574" w:type="dxa"/>
            <w:shd w:val="clear" w:color="auto" w:fill="auto"/>
          </w:tcPr>
          <w:p w14:paraId="1692C694" w14:textId="77777777" w:rsidR="00840CF9" w:rsidRPr="00800102" w:rsidRDefault="00840CF9" w:rsidP="00617957">
            <w:pPr>
              <w:jc w:val="left"/>
              <w:rPr>
                <w:snapToGrid w:val="0"/>
              </w:rPr>
            </w:pPr>
          </w:p>
        </w:tc>
        <w:tc>
          <w:tcPr>
            <w:tcW w:w="2574" w:type="dxa"/>
            <w:shd w:val="clear" w:color="auto" w:fill="auto"/>
          </w:tcPr>
          <w:p w14:paraId="17D8D371" w14:textId="77777777" w:rsidR="00840CF9" w:rsidRPr="00800102" w:rsidRDefault="00840CF9" w:rsidP="00617957">
            <w:pPr>
              <w:jc w:val="left"/>
              <w:rPr>
                <w:snapToGrid w:val="0"/>
              </w:rPr>
            </w:pPr>
          </w:p>
        </w:tc>
        <w:tc>
          <w:tcPr>
            <w:tcW w:w="2574" w:type="dxa"/>
            <w:shd w:val="clear" w:color="auto" w:fill="auto"/>
          </w:tcPr>
          <w:p w14:paraId="743447F3" w14:textId="77777777" w:rsidR="00840CF9" w:rsidRPr="00800102" w:rsidRDefault="00840CF9" w:rsidP="00617957">
            <w:pPr>
              <w:jc w:val="left"/>
              <w:rPr>
                <w:snapToGrid w:val="0"/>
              </w:rPr>
            </w:pPr>
          </w:p>
        </w:tc>
      </w:tr>
    </w:tbl>
    <w:p w14:paraId="201D433E" w14:textId="77777777" w:rsidR="00840CF9" w:rsidRPr="002D586E" w:rsidRDefault="00840CF9" w:rsidP="002D586E">
      <w:pPr>
        <w:rPr>
          <w:b/>
          <w:snapToGrid w:val="0"/>
          <w:u w:val="single"/>
        </w:rPr>
      </w:pPr>
    </w:p>
    <w:p w14:paraId="1DA96EDA" w14:textId="77777777" w:rsidR="00840CF9" w:rsidRPr="002D586E" w:rsidRDefault="00840CF9" w:rsidP="00F178E6">
      <w:pPr>
        <w:numPr>
          <w:ilvl w:val="0"/>
          <w:numId w:val="5"/>
        </w:numPr>
        <w:spacing w:after="200" w:line="276" w:lineRule="auto"/>
        <w:contextualSpacing/>
        <w:rPr>
          <w:rFonts w:eastAsia="Calibri"/>
          <w:b/>
          <w:snapToGrid w:val="0"/>
        </w:rPr>
      </w:pPr>
      <w:r w:rsidRPr="002D586E">
        <w:rPr>
          <w:rFonts w:eastAsia="Calibri"/>
          <w:b/>
          <w:snapToGrid w:val="0"/>
          <w:u w:val="single"/>
        </w:rPr>
        <w:t>Term.</w:t>
      </w:r>
      <w:r w:rsidRPr="002D586E">
        <w:rPr>
          <w:rFonts w:eastAsia="Calibri"/>
          <w:b/>
          <w:snapToGrid w:val="0"/>
        </w:rPr>
        <w:t xml:space="preserve">  </w:t>
      </w:r>
    </w:p>
    <w:p w14:paraId="080E660F" w14:textId="77777777" w:rsidR="00840CF9" w:rsidRPr="002D586E" w:rsidRDefault="00840CF9" w:rsidP="002D586E">
      <w:pPr>
        <w:rPr>
          <w:b/>
          <w:snapToGrid w:val="0"/>
        </w:rPr>
      </w:pPr>
    </w:p>
    <w:p w14:paraId="2B6DFE27" w14:textId="77777777" w:rsidR="00840CF9" w:rsidRPr="002D586E" w:rsidRDefault="00840CF9" w:rsidP="002D586E">
      <w:pPr>
        <w:rPr>
          <w:snapToGrid w:val="0"/>
        </w:rPr>
      </w:pPr>
      <w:r w:rsidRPr="002D586E">
        <w:rPr>
          <w:snapToGrid w:val="0"/>
        </w:rPr>
        <w:t xml:space="preserve">Unless earlier terminated in accordance with the terms of the Agreement, the term of this Schedule shall commence upon the Schedule Effective Date and end upon its termination in accordance with the terms of the Agreement.  Perpetual license grants shall survive termination of this Schedule.     </w:t>
      </w:r>
    </w:p>
    <w:p w14:paraId="35BBFA8E" w14:textId="77777777" w:rsidR="00840CF9" w:rsidRPr="002D586E" w:rsidRDefault="00840CF9" w:rsidP="002D586E">
      <w:pPr>
        <w:rPr>
          <w:snapToGrid w:val="0"/>
        </w:rPr>
      </w:pPr>
    </w:p>
    <w:p w14:paraId="0787F201" w14:textId="77777777" w:rsidR="00BA39D8" w:rsidRPr="002D586E" w:rsidRDefault="00BA39D8" w:rsidP="00F178E6">
      <w:pPr>
        <w:numPr>
          <w:ilvl w:val="0"/>
          <w:numId w:val="5"/>
        </w:numPr>
        <w:rPr>
          <w:b/>
          <w:snapToGrid w:val="0"/>
          <w:u w:val="single"/>
        </w:rPr>
      </w:pPr>
      <w:r w:rsidRPr="002D586E">
        <w:rPr>
          <w:b/>
          <w:snapToGrid w:val="0"/>
          <w:u w:val="single"/>
        </w:rPr>
        <w:t>Invoicing and Payment.</w:t>
      </w:r>
    </w:p>
    <w:p w14:paraId="055BD0BB" w14:textId="77777777" w:rsidR="00BA39D8" w:rsidRPr="002D586E" w:rsidRDefault="00BA39D8" w:rsidP="00F178E6">
      <w:pPr>
        <w:numPr>
          <w:ilvl w:val="0"/>
          <w:numId w:val="6"/>
        </w:numPr>
        <w:rPr>
          <w:snapToGrid w:val="0"/>
        </w:rPr>
      </w:pPr>
      <w:r w:rsidRPr="002D586E">
        <w:rPr>
          <w:snapToGrid w:val="0"/>
        </w:rPr>
        <w:t xml:space="preserve">Invoicing.  </w:t>
      </w:r>
    </w:p>
    <w:p w14:paraId="2E634A89" w14:textId="77777777" w:rsidR="00BA39D8" w:rsidRPr="002D586E" w:rsidRDefault="00BA39D8" w:rsidP="002D586E">
      <w:pPr>
        <w:rPr>
          <w:snapToGrid w:val="0"/>
        </w:rPr>
      </w:pPr>
      <w:r w:rsidRPr="002D586E">
        <w:rPr>
          <w:snapToGrid w:val="0"/>
        </w:rPr>
        <w:t xml:space="preserve">Customer shall submit to </w:t>
      </w:r>
      <w:r w:rsidR="0063222D">
        <w:rPr>
          <w:snapToGrid w:val="0"/>
        </w:rPr>
        <w:t>Company</w:t>
      </w:r>
      <w:r w:rsidRPr="002D586E">
        <w:rPr>
          <w:snapToGrid w:val="0"/>
        </w:rPr>
        <w:t xml:space="preserve"> via Customer’s online self-service tool for managing Purchase Orders and invoicing (“iSupplier Portal”), Customer’s standard Purchase Order for the </w:t>
      </w:r>
      <w:r w:rsidR="00195BDC">
        <w:rPr>
          <w:snapToGrid w:val="0"/>
        </w:rPr>
        <w:t>Product</w:t>
      </w:r>
      <w:r w:rsidRPr="002D586E">
        <w:rPr>
          <w:snapToGrid w:val="0"/>
        </w:rPr>
        <w:t xml:space="preserve"> covered under this Schedule. </w:t>
      </w:r>
      <w:r w:rsidR="0063222D">
        <w:rPr>
          <w:snapToGrid w:val="0"/>
        </w:rPr>
        <w:t>Company</w:t>
      </w:r>
      <w:r w:rsidRPr="002D586E">
        <w:rPr>
          <w:snapToGrid w:val="0"/>
        </w:rPr>
        <w:t xml:space="preserve"> shall create and submit electronic invoices via iSupplier Portal against the corresponding Purchase Orders. Customer will not process or receive any invoices submitted outside of iSupplier Portal. Invoices via electronic submission shall require completion of the following fields: </w:t>
      </w:r>
    </w:p>
    <w:p w14:paraId="322F30E1" w14:textId="77777777" w:rsidR="00BA39D8" w:rsidRPr="002D586E" w:rsidRDefault="00747E0A" w:rsidP="00F178E6">
      <w:pPr>
        <w:numPr>
          <w:ilvl w:val="2"/>
          <w:numId w:val="6"/>
        </w:numPr>
        <w:ind w:left="900"/>
        <w:rPr>
          <w:snapToGrid w:val="0"/>
        </w:rPr>
      </w:pPr>
      <w:r w:rsidRPr="002D586E">
        <w:rPr>
          <w:snapToGrid w:val="0"/>
        </w:rPr>
        <w:t>A</w:t>
      </w:r>
      <w:r w:rsidR="00BA39D8" w:rsidRPr="002D586E">
        <w:rPr>
          <w:snapToGrid w:val="0"/>
        </w:rPr>
        <w:t xml:space="preserve"> unique invoice number; </w:t>
      </w:r>
    </w:p>
    <w:p w14:paraId="5772E9AD" w14:textId="77777777" w:rsidR="00BA39D8" w:rsidRPr="002D586E" w:rsidRDefault="00747E0A" w:rsidP="00F178E6">
      <w:pPr>
        <w:numPr>
          <w:ilvl w:val="2"/>
          <w:numId w:val="6"/>
        </w:numPr>
        <w:ind w:left="900"/>
        <w:rPr>
          <w:snapToGrid w:val="0"/>
        </w:rPr>
      </w:pPr>
      <w:r w:rsidRPr="002D586E">
        <w:rPr>
          <w:snapToGrid w:val="0"/>
        </w:rPr>
        <w:t>T</w:t>
      </w:r>
      <w:r w:rsidR="00BA39D8" w:rsidRPr="002D586E">
        <w:rPr>
          <w:snapToGrid w:val="0"/>
        </w:rPr>
        <w:t xml:space="preserve">he invoice date; and </w:t>
      </w:r>
    </w:p>
    <w:p w14:paraId="6E7B65B1" w14:textId="77777777" w:rsidR="00BA39D8" w:rsidRPr="002D586E" w:rsidRDefault="00747E0A" w:rsidP="00F178E6">
      <w:pPr>
        <w:numPr>
          <w:ilvl w:val="2"/>
          <w:numId w:val="6"/>
        </w:numPr>
        <w:ind w:left="900"/>
        <w:rPr>
          <w:snapToGrid w:val="0"/>
        </w:rPr>
      </w:pPr>
      <w:r w:rsidRPr="002D586E">
        <w:rPr>
          <w:snapToGrid w:val="0"/>
        </w:rPr>
        <w:t>A</w:t>
      </w:r>
      <w:r w:rsidR="00BA39D8" w:rsidRPr="002D586E">
        <w:rPr>
          <w:snapToGrid w:val="0"/>
        </w:rPr>
        <w:t xml:space="preserve"> list of Products delivered during the invoice period. </w:t>
      </w:r>
    </w:p>
    <w:p w14:paraId="0EF91AF5" w14:textId="77777777" w:rsidR="00BA39D8" w:rsidRPr="002D586E" w:rsidRDefault="00BA39D8" w:rsidP="002D586E">
      <w:pPr>
        <w:ind w:left="-900"/>
        <w:rPr>
          <w:snapToGrid w:val="0"/>
        </w:rPr>
      </w:pPr>
    </w:p>
    <w:p w14:paraId="058BF2F6" w14:textId="77777777" w:rsidR="00BA39D8" w:rsidRPr="002D586E" w:rsidRDefault="0063222D" w:rsidP="002D586E">
      <w:pPr>
        <w:rPr>
          <w:snapToGrid w:val="0"/>
        </w:rPr>
      </w:pPr>
      <w:r>
        <w:rPr>
          <w:snapToGrid w:val="0"/>
        </w:rPr>
        <w:t>Company</w:t>
      </w:r>
      <w:r w:rsidR="00BA39D8" w:rsidRPr="002D586E">
        <w:rPr>
          <w:snapToGrid w:val="0"/>
        </w:rPr>
        <w:t xml:space="preserve"> shall attach a copy of </w:t>
      </w:r>
      <w:r>
        <w:rPr>
          <w:snapToGrid w:val="0"/>
        </w:rPr>
        <w:t>Company</w:t>
      </w:r>
      <w:r w:rsidR="00BA39D8" w:rsidRPr="002D586E">
        <w:rPr>
          <w:snapToGrid w:val="0"/>
        </w:rPr>
        <w:t xml:space="preserve">’s standard invoice and supporting documentation, as required within the iSupplier Portal. </w:t>
      </w:r>
    </w:p>
    <w:p w14:paraId="64F4858E" w14:textId="77777777" w:rsidR="00BA39D8" w:rsidRPr="002D586E" w:rsidRDefault="00BA39D8" w:rsidP="002D586E">
      <w:pPr>
        <w:rPr>
          <w:snapToGrid w:val="0"/>
        </w:rPr>
      </w:pPr>
    </w:p>
    <w:p w14:paraId="13B48FA6" w14:textId="77777777" w:rsidR="00BA39D8" w:rsidRPr="002D586E" w:rsidRDefault="00BA39D8" w:rsidP="00F178E6">
      <w:pPr>
        <w:numPr>
          <w:ilvl w:val="0"/>
          <w:numId w:val="6"/>
        </w:numPr>
        <w:rPr>
          <w:snapToGrid w:val="0"/>
        </w:rPr>
      </w:pPr>
      <w:r w:rsidRPr="002D586E">
        <w:rPr>
          <w:snapToGrid w:val="0"/>
        </w:rPr>
        <w:t xml:space="preserve">Payment.  </w:t>
      </w:r>
    </w:p>
    <w:p w14:paraId="10F79ED6" w14:textId="77777777" w:rsidR="00BA39D8" w:rsidRDefault="00BA39D8" w:rsidP="002D586E">
      <w:pPr>
        <w:rPr>
          <w:snapToGrid w:val="0"/>
        </w:rPr>
      </w:pPr>
      <w:r w:rsidRPr="002D586E">
        <w:rPr>
          <w:snapToGrid w:val="0"/>
        </w:rPr>
        <w:lastRenderedPageBreak/>
        <w:t>All payments by Customer shall be by ACH funds transfer after the receipt of all properly payable invoices based on the following pay terms: two percent (2%) discount fifteen (15) days</w:t>
      </w:r>
      <w:r w:rsidR="00757BD1" w:rsidRPr="002D586E">
        <w:rPr>
          <w:snapToGrid w:val="0"/>
        </w:rPr>
        <w:t xml:space="preserve">, </w:t>
      </w:r>
      <w:r w:rsidRPr="002D586E">
        <w:rPr>
          <w:snapToGrid w:val="0"/>
        </w:rPr>
        <w:t>Net sixty (60) days.  All designated rates and payments shall be in United States dollars.</w:t>
      </w:r>
    </w:p>
    <w:p w14:paraId="06952ED1" w14:textId="77777777" w:rsidR="0011607E" w:rsidRDefault="0011607E" w:rsidP="0011607E">
      <w:pPr>
        <w:pStyle w:val="BlockText"/>
      </w:pPr>
    </w:p>
    <w:p w14:paraId="2431CECF" w14:textId="77777777" w:rsidR="0011607E" w:rsidRPr="0011607E" w:rsidRDefault="0011607E" w:rsidP="0011607E">
      <w:pPr>
        <w:pStyle w:val="BlockText"/>
        <w:ind w:left="0" w:right="0" w:firstLine="0"/>
        <w:rPr>
          <w:sz w:val="20"/>
        </w:rPr>
      </w:pPr>
      <w:r w:rsidRPr="0011607E">
        <w:rPr>
          <w:sz w:val="20"/>
        </w:rPr>
        <w:t>Humana shall have no obligation to pay for Products or Services if Humana receives invoices more than ninety (90) days after COMPANY is required to submit such invoices or if accounts cannot be reconciled with ninety (90) days of receipt of Products or Services due to the fault of COMPANY.</w:t>
      </w:r>
    </w:p>
    <w:p w14:paraId="25D7AE99" w14:textId="77777777" w:rsidR="00BA39D8" w:rsidRPr="002D586E" w:rsidRDefault="00BA39D8" w:rsidP="002D586E">
      <w:pPr>
        <w:rPr>
          <w:snapToGrid w:val="0"/>
        </w:rPr>
      </w:pPr>
    </w:p>
    <w:p w14:paraId="5E51DD6D" w14:textId="77777777" w:rsidR="00BA39D8" w:rsidRPr="002D586E" w:rsidRDefault="00BA39D8" w:rsidP="00F178E6">
      <w:pPr>
        <w:numPr>
          <w:ilvl w:val="0"/>
          <w:numId w:val="6"/>
        </w:numPr>
        <w:rPr>
          <w:snapToGrid w:val="0"/>
        </w:rPr>
      </w:pPr>
      <w:r w:rsidRPr="002D586E">
        <w:rPr>
          <w:snapToGrid w:val="0"/>
        </w:rPr>
        <w:t xml:space="preserve">Fully-executed Schedule Required. </w:t>
      </w:r>
    </w:p>
    <w:p w14:paraId="05A88122" w14:textId="77777777" w:rsidR="00BA39D8" w:rsidRPr="002D586E" w:rsidRDefault="0063222D" w:rsidP="002D586E">
      <w:pPr>
        <w:spacing w:after="200" w:line="276" w:lineRule="auto"/>
        <w:contextualSpacing/>
        <w:rPr>
          <w:snapToGrid w:val="0"/>
        </w:rPr>
      </w:pPr>
      <w:r>
        <w:rPr>
          <w:snapToGrid w:val="0"/>
        </w:rPr>
        <w:t>Company</w:t>
      </w:r>
      <w:r w:rsidR="00BA39D8" w:rsidRPr="002D586E">
        <w:rPr>
          <w:snapToGrid w:val="0"/>
        </w:rPr>
        <w:t xml:space="preserve"> acknowledges and agrees that Customer shall be under no obligation to pay any Fee billable hereunder until such time as both Parties have executed this Schedule.  The Parties agree that execution via electronic signature is an acceptable method of execution. </w:t>
      </w:r>
    </w:p>
    <w:p w14:paraId="2C6EA35C" w14:textId="77777777" w:rsidR="00BA39D8" w:rsidRPr="002D586E" w:rsidRDefault="00BA39D8" w:rsidP="002D586E">
      <w:pPr>
        <w:pStyle w:val="BlockText"/>
        <w:ind w:right="0"/>
        <w:rPr>
          <w:sz w:val="20"/>
        </w:rPr>
      </w:pPr>
    </w:p>
    <w:p w14:paraId="2B7DC821" w14:textId="77777777" w:rsidR="00840CF9" w:rsidRPr="002D586E" w:rsidRDefault="00840CF9" w:rsidP="00F178E6">
      <w:pPr>
        <w:numPr>
          <w:ilvl w:val="0"/>
          <w:numId w:val="5"/>
        </w:numPr>
        <w:spacing w:after="200" w:line="276" w:lineRule="auto"/>
        <w:contextualSpacing/>
        <w:rPr>
          <w:rFonts w:eastAsia="Calibri"/>
          <w:b/>
          <w:snapToGrid w:val="0"/>
          <w:color w:val="000000"/>
        </w:rPr>
      </w:pPr>
      <w:r w:rsidRPr="002D586E">
        <w:rPr>
          <w:rFonts w:eastAsia="Calibri"/>
          <w:b/>
          <w:snapToGrid w:val="0"/>
          <w:color w:val="000000"/>
          <w:u w:val="single"/>
        </w:rPr>
        <w:t xml:space="preserve">Escrow of Source </w:t>
      </w:r>
      <w:commentRangeStart w:id="10"/>
      <w:commentRangeStart w:id="11"/>
      <w:r w:rsidRPr="002D586E">
        <w:rPr>
          <w:rFonts w:eastAsia="Calibri"/>
          <w:b/>
          <w:snapToGrid w:val="0"/>
          <w:color w:val="000000"/>
          <w:u w:val="single"/>
        </w:rPr>
        <w:t>Code</w:t>
      </w:r>
      <w:commentRangeEnd w:id="10"/>
      <w:r w:rsidR="00800102">
        <w:rPr>
          <w:rStyle w:val="CommentReference"/>
        </w:rPr>
        <w:commentReference w:id="10"/>
      </w:r>
      <w:commentRangeEnd w:id="11"/>
      <w:r w:rsidR="00790115">
        <w:rPr>
          <w:rStyle w:val="CommentReference"/>
        </w:rPr>
        <w:commentReference w:id="11"/>
      </w:r>
      <w:r w:rsidRPr="002D586E">
        <w:rPr>
          <w:rFonts w:eastAsia="Calibri"/>
          <w:b/>
          <w:snapToGrid w:val="0"/>
          <w:color w:val="000000"/>
        </w:rPr>
        <w:t>.</w:t>
      </w:r>
    </w:p>
    <w:p w14:paraId="13736D50" w14:textId="77777777" w:rsidR="00840CF9" w:rsidRPr="002D586E" w:rsidRDefault="00840CF9" w:rsidP="002D586E">
      <w:pPr>
        <w:rPr>
          <w:b/>
          <w:snapToGrid w:val="0"/>
          <w:color w:val="000000"/>
        </w:rPr>
      </w:pPr>
    </w:p>
    <w:p w14:paraId="4E3548F0" w14:textId="77777777" w:rsidR="00840CF9" w:rsidRPr="002D586E" w:rsidRDefault="0063222D" w:rsidP="002D586E">
      <w:pPr>
        <w:rPr>
          <w:snapToGrid w:val="0"/>
          <w:color w:val="000000"/>
        </w:rPr>
      </w:pPr>
      <w:r>
        <w:rPr>
          <w:snapToGrid w:val="0"/>
          <w:color w:val="000000"/>
        </w:rPr>
        <w:t>Company</w:t>
      </w:r>
      <w:r w:rsidR="00840CF9" w:rsidRPr="002D586E">
        <w:rPr>
          <w:snapToGrid w:val="0"/>
          <w:color w:val="000000"/>
        </w:rPr>
        <w:t xml:space="preserve"> shall keep, and maintain current, Source Code in escrow with Iron Mountain, Intellectual Property Management, 2100 Norcross Parkway, Suite 150, Norcross, GA 30071 as escrow agent.  The escrow agreement shall provide that Customer is immediately notified by escrow agent </w:t>
      </w:r>
      <w:r>
        <w:rPr>
          <w:snapToGrid w:val="0"/>
          <w:color w:val="000000"/>
        </w:rPr>
        <w:t>Company</w:t>
      </w:r>
      <w:r w:rsidR="00840CF9" w:rsidRPr="002D586E">
        <w:rPr>
          <w:snapToGrid w:val="0"/>
          <w:color w:val="000000"/>
        </w:rPr>
        <w:t xml:space="preserve"> upon cancellation or alteration of the escrow agreement.  In any event, </w:t>
      </w:r>
      <w:r>
        <w:rPr>
          <w:snapToGrid w:val="0"/>
          <w:color w:val="000000"/>
        </w:rPr>
        <w:t>Company</w:t>
      </w:r>
      <w:r w:rsidR="00840CF9" w:rsidRPr="002D586E">
        <w:rPr>
          <w:snapToGrid w:val="0"/>
          <w:color w:val="000000"/>
        </w:rPr>
        <w:t xml:space="preserve"> shall notify Customer of any such cancellation or alteration.  The escrow agreement shall provide for verification of deposit of the Source Code upon request of Customer.  </w:t>
      </w:r>
    </w:p>
    <w:p w14:paraId="6D3C05D6" w14:textId="77777777" w:rsidR="00840CF9" w:rsidRPr="002D586E" w:rsidRDefault="00840CF9" w:rsidP="002D586E">
      <w:pPr>
        <w:rPr>
          <w:snapToGrid w:val="0"/>
          <w:color w:val="000000"/>
        </w:rPr>
      </w:pPr>
    </w:p>
    <w:p w14:paraId="32B8DD1A" w14:textId="77777777" w:rsidR="00840CF9" w:rsidRPr="002D586E" w:rsidRDefault="0063222D" w:rsidP="002D586E">
      <w:pPr>
        <w:rPr>
          <w:snapToGrid w:val="0"/>
          <w:color w:val="000000"/>
        </w:rPr>
      </w:pPr>
      <w:r>
        <w:rPr>
          <w:snapToGrid w:val="0"/>
          <w:color w:val="000000"/>
        </w:rPr>
        <w:t>Company</w:t>
      </w:r>
      <w:r w:rsidR="00840CF9" w:rsidRPr="002D586E">
        <w:rPr>
          <w:snapToGrid w:val="0"/>
          <w:color w:val="000000"/>
        </w:rPr>
        <w:t xml:space="preserve"> represents, warrants, and covenants that (a) the materials deposited with the escrow agent at all times shall constitute a complete and correct set of the source code versions of all Licensed Software sufficient to operate the Licensed Software (as defined in the Agreement), as well as any corrections, enhancements, or other revisions to which Customer may be entitled under the Agreement, and (b) the materials deposited with the escrow agent at all times are and shall be sufficient for a trained computer programmer of general proficiency to maintain and support the Licensed Software without further assistance from </w:t>
      </w:r>
      <w:r>
        <w:rPr>
          <w:snapToGrid w:val="0"/>
          <w:color w:val="000000"/>
        </w:rPr>
        <w:t>Company</w:t>
      </w:r>
      <w:r w:rsidR="00840CF9" w:rsidRPr="002D586E">
        <w:rPr>
          <w:snapToGrid w:val="0"/>
          <w:color w:val="000000"/>
        </w:rPr>
        <w:t xml:space="preserve">.  The escrow agreement shall provide that the escrow agent immediately notify Customer upon cancellation or alteration of the escrow agreement.  </w:t>
      </w:r>
    </w:p>
    <w:p w14:paraId="7906F9BF" w14:textId="77777777" w:rsidR="00840CF9" w:rsidRPr="002D586E" w:rsidRDefault="00840CF9" w:rsidP="002D586E">
      <w:pPr>
        <w:rPr>
          <w:snapToGrid w:val="0"/>
          <w:color w:val="000000"/>
        </w:rPr>
      </w:pPr>
    </w:p>
    <w:p w14:paraId="1BA80348" w14:textId="77777777" w:rsidR="00840CF9" w:rsidRPr="002D586E" w:rsidRDefault="00840CF9" w:rsidP="002D586E">
      <w:pPr>
        <w:rPr>
          <w:snapToGrid w:val="0"/>
          <w:color w:val="000000"/>
        </w:rPr>
      </w:pPr>
      <w:r w:rsidRPr="002D586E">
        <w:rPr>
          <w:snapToGrid w:val="0"/>
          <w:color w:val="000000"/>
        </w:rPr>
        <w:t xml:space="preserve">The escrow agent shall be paid by </w:t>
      </w:r>
      <w:r w:rsidR="0063222D">
        <w:rPr>
          <w:snapToGrid w:val="0"/>
          <w:color w:val="000000"/>
        </w:rPr>
        <w:t>Company</w:t>
      </w:r>
      <w:r w:rsidRPr="002D586E">
        <w:rPr>
          <w:snapToGrid w:val="0"/>
          <w:color w:val="000000"/>
        </w:rPr>
        <w:t xml:space="preserve"> and shall be authorized to release the source code to Customer upon any of the following conditions:</w:t>
      </w:r>
    </w:p>
    <w:p w14:paraId="1792B468" w14:textId="77777777" w:rsidR="00840CF9" w:rsidRPr="002D586E" w:rsidRDefault="00840CF9" w:rsidP="002D586E">
      <w:pPr>
        <w:rPr>
          <w:snapToGrid w:val="0"/>
          <w:color w:val="000000"/>
        </w:rPr>
      </w:pPr>
    </w:p>
    <w:p w14:paraId="721FA5B0" w14:textId="77777777" w:rsidR="00840CF9" w:rsidRPr="002D586E" w:rsidRDefault="00840CF9" w:rsidP="00F178E6">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snapToGrid w:val="0"/>
          <w:color w:val="000000"/>
        </w:rPr>
      </w:pPr>
      <w:r w:rsidRPr="002D586E">
        <w:rPr>
          <w:rFonts w:eastAsia="Calibri"/>
          <w:snapToGrid w:val="0"/>
          <w:color w:val="000000"/>
        </w:rPr>
        <w:t xml:space="preserve">Cessation of </w:t>
      </w:r>
      <w:r w:rsidR="0063222D">
        <w:rPr>
          <w:rFonts w:eastAsia="Calibri"/>
          <w:snapToGrid w:val="0"/>
          <w:color w:val="000000"/>
        </w:rPr>
        <w:t>Company</w:t>
      </w:r>
      <w:r w:rsidRPr="002D586E">
        <w:rPr>
          <w:rFonts w:eastAsia="Calibri"/>
          <w:snapToGrid w:val="0"/>
          <w:color w:val="000000"/>
        </w:rPr>
        <w:t xml:space="preserve"> to carry out obligations imposed on it pursuant to the Agreement; </w:t>
      </w:r>
    </w:p>
    <w:p w14:paraId="43243BB6" w14:textId="77777777" w:rsidR="00840CF9" w:rsidRPr="002D586E" w:rsidRDefault="00840CF9" w:rsidP="00F178E6">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snapToGrid w:val="0"/>
          <w:color w:val="000000"/>
        </w:rPr>
      </w:pPr>
      <w:r w:rsidRPr="002D586E">
        <w:rPr>
          <w:rFonts w:eastAsia="Calibri"/>
          <w:snapToGrid w:val="0"/>
          <w:color w:val="000000"/>
        </w:rPr>
        <w:t xml:space="preserve">Failure of </w:t>
      </w:r>
      <w:r w:rsidR="0063222D">
        <w:rPr>
          <w:rFonts w:eastAsia="Calibri"/>
          <w:snapToGrid w:val="0"/>
          <w:color w:val="000000"/>
        </w:rPr>
        <w:t>Company</w:t>
      </w:r>
      <w:r w:rsidRPr="002D586E">
        <w:rPr>
          <w:rFonts w:eastAsia="Calibri"/>
          <w:snapToGrid w:val="0"/>
          <w:color w:val="000000"/>
        </w:rPr>
        <w:t xml:space="preserve"> to continue to do business in the ordinary course;</w:t>
      </w:r>
    </w:p>
    <w:p w14:paraId="601388CF" w14:textId="26893C21" w:rsidR="00840CF9" w:rsidRPr="002D586E" w:rsidRDefault="00840CF9" w:rsidP="00F178E6">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snapToGrid w:val="0"/>
          <w:color w:val="000000"/>
        </w:rPr>
      </w:pPr>
      <w:r w:rsidRPr="002D586E">
        <w:rPr>
          <w:rFonts w:eastAsia="Calibri"/>
          <w:snapToGrid w:val="0"/>
          <w:color w:val="000000"/>
        </w:rPr>
        <w:t xml:space="preserve">Existence of any one or more of the following circumstances, uncorrected for more than thirty (30) days: filing by or against </w:t>
      </w:r>
      <w:r w:rsidR="0063222D">
        <w:rPr>
          <w:rFonts w:eastAsia="Calibri"/>
          <w:snapToGrid w:val="0"/>
          <w:color w:val="000000"/>
        </w:rPr>
        <w:t>Company</w:t>
      </w:r>
      <w:r w:rsidRPr="002D586E">
        <w:rPr>
          <w:rFonts w:eastAsia="Calibri"/>
          <w:snapToGrid w:val="0"/>
          <w:color w:val="000000"/>
        </w:rPr>
        <w:t xml:space="preserve"> for relief under Title 11 of the United States Code; the making by </w:t>
      </w:r>
      <w:r w:rsidR="0063222D">
        <w:rPr>
          <w:rFonts w:eastAsia="Calibri"/>
          <w:snapToGrid w:val="0"/>
          <w:color w:val="000000"/>
        </w:rPr>
        <w:t>Company</w:t>
      </w:r>
      <w:r w:rsidRPr="002D586E">
        <w:rPr>
          <w:rFonts w:eastAsia="Calibri"/>
          <w:snapToGrid w:val="0"/>
          <w:color w:val="000000"/>
        </w:rPr>
        <w:t xml:space="preserve"> of a general assignment for the benefit of creditors; the appointment of a general receiver or trustee in </w:t>
      </w:r>
      <w:r w:rsidR="0063222D">
        <w:rPr>
          <w:rFonts w:eastAsia="Calibri"/>
          <w:snapToGrid w:val="0"/>
          <w:color w:val="000000"/>
        </w:rPr>
        <w:t>Company</w:t>
      </w:r>
      <w:r w:rsidRPr="002D586E">
        <w:rPr>
          <w:rFonts w:eastAsia="Calibri"/>
          <w:snapToGrid w:val="0"/>
          <w:color w:val="000000"/>
        </w:rPr>
        <w:t xml:space="preserve">'s business or property; or action by </w:t>
      </w:r>
      <w:r w:rsidR="00800102">
        <w:rPr>
          <w:rFonts w:eastAsia="Calibri"/>
          <w:snapToGrid w:val="0"/>
          <w:color w:val="000000"/>
        </w:rPr>
        <w:t>Company</w:t>
      </w:r>
      <w:r w:rsidRPr="002D586E">
        <w:rPr>
          <w:rFonts w:eastAsia="Calibri"/>
          <w:snapToGrid w:val="0"/>
          <w:color w:val="000000"/>
        </w:rPr>
        <w:t xml:space="preserve"> under any state insolvency or similar law for the purpose of its bankruptcy, financial reorganization, or liquidation.  The occurrence of the described events shall not constitute a failure to carry out obligations imposed by this Agreement if, within the specified thirty (30) day period, </w:t>
      </w:r>
      <w:r w:rsidR="0063222D">
        <w:rPr>
          <w:rFonts w:eastAsia="Calibri"/>
          <w:snapToGrid w:val="0"/>
          <w:color w:val="000000"/>
        </w:rPr>
        <w:t>Company</w:t>
      </w:r>
      <w:r w:rsidRPr="002D586E">
        <w:rPr>
          <w:rFonts w:eastAsia="Calibri"/>
          <w:snapToGrid w:val="0"/>
          <w:color w:val="000000"/>
        </w:rPr>
        <w:t xml:space="preserve">  (including its receiver or trustee in bankruptcy) provides to Customer adequate assurances, reasonably acceptable to Customer, of </w:t>
      </w:r>
      <w:r w:rsidR="0063222D">
        <w:rPr>
          <w:rFonts w:eastAsia="Calibri"/>
          <w:snapToGrid w:val="0"/>
          <w:color w:val="000000"/>
        </w:rPr>
        <w:t>Company</w:t>
      </w:r>
      <w:r w:rsidRPr="002D586E">
        <w:rPr>
          <w:rFonts w:eastAsia="Calibri"/>
          <w:snapToGrid w:val="0"/>
          <w:color w:val="000000"/>
        </w:rPr>
        <w:t>'s continuing ability and willingness to fulfill all of its obligations pursuant to the Agreement.</w:t>
      </w:r>
    </w:p>
    <w:p w14:paraId="68746947" w14:textId="77777777" w:rsidR="00840CF9" w:rsidRPr="002D586E" w:rsidRDefault="00840CF9" w:rsidP="002D586E">
      <w:pPr>
        <w:ind w:left="360" w:hanging="360"/>
      </w:pPr>
    </w:p>
    <w:p w14:paraId="54F7C134" w14:textId="77777777" w:rsidR="00722DBE" w:rsidRPr="005C6B87" w:rsidRDefault="00722DBE" w:rsidP="00F178E6">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snapToGrid w:val="0"/>
          <w:color w:val="000000"/>
        </w:rPr>
      </w:pPr>
      <w:r w:rsidRPr="005C6B87">
        <w:rPr>
          <w:rFonts w:eastAsia="Calibri"/>
          <w:b/>
          <w:snapToGrid w:val="0"/>
          <w:color w:val="000000"/>
          <w:u w:val="single"/>
        </w:rPr>
        <w:lastRenderedPageBreak/>
        <w:t>Maintenance and Support Services (“MSS”).</w:t>
      </w:r>
    </w:p>
    <w:p w14:paraId="3FBBBDC2" w14:textId="6D0F1C17" w:rsidR="00722DBE" w:rsidRPr="005C6B87" w:rsidRDefault="00722DBE" w:rsidP="00F178E6">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sidRPr="005C6B87">
        <w:rPr>
          <w:snapToGrid w:val="0"/>
          <w:color w:val="000000"/>
        </w:rPr>
        <w:t xml:space="preserve">During the </w:t>
      </w:r>
      <w:r>
        <w:rPr>
          <w:snapToGrid w:val="0"/>
          <w:color w:val="000000"/>
        </w:rPr>
        <w:t>Term</w:t>
      </w:r>
      <w:r w:rsidRPr="005C6B87">
        <w:rPr>
          <w:snapToGrid w:val="0"/>
          <w:color w:val="000000"/>
        </w:rPr>
        <w:t xml:space="preserve">, </w:t>
      </w:r>
      <w:r w:rsidR="0063222D">
        <w:rPr>
          <w:snapToGrid w:val="0"/>
          <w:color w:val="000000"/>
        </w:rPr>
        <w:t>Company</w:t>
      </w:r>
      <w:r w:rsidRPr="005C6B87">
        <w:rPr>
          <w:snapToGrid w:val="0"/>
          <w:color w:val="000000"/>
        </w:rPr>
        <w:t xml:space="preserve"> shall provide to Customer (i) such assistance by competent, well trained staff in a professional manner as is necessary to cause the Licensed Software to perform as described in the </w:t>
      </w:r>
      <w:r w:rsidR="0063222D">
        <w:rPr>
          <w:snapToGrid w:val="0"/>
          <w:color w:val="000000"/>
        </w:rPr>
        <w:t>Company</w:t>
      </w:r>
      <w:r w:rsidRPr="005C6B87">
        <w:rPr>
          <w:snapToGrid w:val="0"/>
          <w:color w:val="000000"/>
        </w:rPr>
        <w:t xml:space="preserve">'s written proposals, then current specifications and Documentation and in adherence to applicable Performance Standards; (ii) such improvements, enhancements, upgrades, Updates, extensions and other changes to the Licensed Software, including but not limited to amendments, modifications, improvements, updates, renamed products, upgrades, fixes and further developments relative to the usual, general, and ordinary use and application of the Licensed Software; (iii) updates to the Licensed Software if and as required to cause it to operate under new versions or releases of all </w:t>
      </w:r>
      <w:r w:rsidR="0063222D">
        <w:rPr>
          <w:snapToGrid w:val="0"/>
          <w:color w:val="000000"/>
        </w:rPr>
        <w:t>Company</w:t>
      </w:r>
      <w:r w:rsidRPr="005C6B87">
        <w:rPr>
          <w:snapToGrid w:val="0"/>
          <w:color w:val="000000"/>
        </w:rPr>
        <w:t xml:space="preserve">-supported operating systems so long as such updates are technically feasible; (iv) Resolution of Issues; (v) a secure web-enabled process for Customer to inquire, access, research, review, download and document Issues; (vi) a secure web enabled process for Customer to download upgrades, Updates, enhancements, improvements, modifications, fixes, and amendments;  (vii) </w:t>
      </w:r>
      <w:r w:rsidR="0063222D">
        <w:rPr>
          <w:snapToGrid w:val="0"/>
          <w:color w:val="000000"/>
        </w:rPr>
        <w:t>Company</w:t>
      </w:r>
      <w:r w:rsidRPr="005C6B87">
        <w:rPr>
          <w:snapToGrid w:val="0"/>
          <w:color w:val="000000"/>
        </w:rPr>
        <w:t xml:space="preserve"> shall prepare and submit a report to Customer annually (on the anniversary of the Schedule Effective Date) that details MSS provided hereunder during the preceding twelve months of the </w:t>
      </w:r>
      <w:r>
        <w:rPr>
          <w:snapToGrid w:val="0"/>
          <w:color w:val="000000"/>
        </w:rPr>
        <w:t>Term</w:t>
      </w:r>
      <w:r w:rsidRPr="005C6B87">
        <w:rPr>
          <w:snapToGrid w:val="0"/>
          <w:color w:val="000000"/>
        </w:rPr>
        <w:t xml:space="preserve">; and (viii) </w:t>
      </w:r>
      <w:r w:rsidR="0063222D">
        <w:rPr>
          <w:snapToGrid w:val="0"/>
          <w:color w:val="000000"/>
        </w:rPr>
        <w:t>Company</w:t>
      </w:r>
      <w:r w:rsidRPr="005C6B87">
        <w:rPr>
          <w:snapToGrid w:val="0"/>
          <w:color w:val="000000"/>
        </w:rPr>
        <w:t xml:space="preserve"> shall comply with the provisions of Attachment </w:t>
      </w:r>
      <w:r w:rsidR="000129D6">
        <w:rPr>
          <w:snapToGrid w:val="0"/>
          <w:color w:val="000000"/>
        </w:rPr>
        <w:t>B</w:t>
      </w:r>
      <w:r w:rsidRPr="005C6B87">
        <w:rPr>
          <w:snapToGrid w:val="0"/>
          <w:color w:val="000000"/>
        </w:rPr>
        <w:t xml:space="preserve"> to this Schedule (“Business Continuity and Disaster Recovery”).  </w:t>
      </w:r>
    </w:p>
    <w:p w14:paraId="206B9B76" w14:textId="77777777" w:rsidR="00722DBE" w:rsidRPr="005C6B87" w:rsidRDefault="00722DBE" w:rsidP="00722D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5B37CB7E" w14:textId="77777777" w:rsidR="00722DBE" w:rsidRPr="005C6B87" w:rsidRDefault="00722DBE" w:rsidP="00F178E6">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sidRPr="005C6B87">
        <w:rPr>
          <w:snapToGrid w:val="0"/>
          <w:color w:val="000000"/>
        </w:rPr>
        <w:t xml:space="preserve">MSS includes </w:t>
      </w:r>
      <w:r w:rsidR="0063222D">
        <w:rPr>
          <w:snapToGrid w:val="0"/>
          <w:color w:val="000000"/>
        </w:rPr>
        <w:t>Company</w:t>
      </w:r>
      <w:r w:rsidRPr="005C6B87">
        <w:rPr>
          <w:snapToGrid w:val="0"/>
          <w:color w:val="000000"/>
        </w:rPr>
        <w:t xml:space="preserve">’s provision to Customer, at no additional cost to Customer, of all new releases or upgrades of the Licensed Software as well as, at Customer’s option, any successors of the Licensed Software that provide similar functionality and that are designed to run on the original operating system or an operating system that is generally recognized as the successor, regardless of the name of the operating system as well as any other proprietary computer software program that becomes available from the </w:t>
      </w:r>
      <w:r w:rsidR="0063222D">
        <w:rPr>
          <w:snapToGrid w:val="0"/>
          <w:color w:val="000000"/>
        </w:rPr>
        <w:t>Company</w:t>
      </w:r>
      <w:r w:rsidRPr="005C6B87">
        <w:rPr>
          <w:snapToGrid w:val="0"/>
          <w:color w:val="000000"/>
        </w:rPr>
        <w:t xml:space="preserve"> and that performs similar functionality or is reasonably considered a replacement for the Licensed Software (the “Replacement Product”), regardless of </w:t>
      </w:r>
      <w:r w:rsidR="0063222D">
        <w:rPr>
          <w:snapToGrid w:val="0"/>
          <w:color w:val="000000"/>
        </w:rPr>
        <w:t>Company</w:t>
      </w:r>
      <w:r w:rsidRPr="005C6B87">
        <w:rPr>
          <w:snapToGrid w:val="0"/>
          <w:color w:val="000000"/>
        </w:rPr>
        <w:t>’s incorporation of new or different features or functions within the Replacement Product.</w:t>
      </w:r>
    </w:p>
    <w:p w14:paraId="06868182" w14:textId="77777777" w:rsidR="00722DBE" w:rsidRPr="005C6B87" w:rsidRDefault="00722DBE" w:rsidP="00722D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71231ECE" w14:textId="77777777" w:rsidR="00722DBE" w:rsidRPr="005C6B87" w:rsidRDefault="0063222D" w:rsidP="00F178E6">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Pr>
          <w:snapToGrid w:val="0"/>
          <w:color w:val="000000"/>
        </w:rPr>
        <w:t>Company</w:t>
      </w:r>
      <w:r w:rsidR="00722DBE" w:rsidRPr="005C6B87">
        <w:rPr>
          <w:snapToGrid w:val="0"/>
          <w:color w:val="000000"/>
        </w:rPr>
        <w:t xml:space="preserve"> agrees to incorporate Updates into the Licensed Software in a manner that does not interfere with Customer’s on-going use of the Licensed Software and maintains the integrity of interfaces to such Licensed Software and/or maintains the integrity of integration of the Licensed Software and other services or products.  </w:t>
      </w:r>
      <w:r>
        <w:rPr>
          <w:snapToGrid w:val="0"/>
          <w:color w:val="000000"/>
        </w:rPr>
        <w:t>Company</w:t>
      </w:r>
      <w:r w:rsidR="00722DBE" w:rsidRPr="005C6B87">
        <w:rPr>
          <w:snapToGrid w:val="0"/>
          <w:color w:val="000000"/>
        </w:rPr>
        <w:t xml:space="preserve"> agrees to maintain Custom Product following Acceptance such that Updates to the Licensed Software and/or Custom Product do not disable or otherwise interfere with the use or function of Custom Product. </w:t>
      </w:r>
      <w:r>
        <w:rPr>
          <w:snapToGrid w:val="0"/>
          <w:color w:val="000000"/>
        </w:rPr>
        <w:t>Company</w:t>
      </w:r>
      <w:r w:rsidR="00722DBE" w:rsidRPr="005C6B87">
        <w:rPr>
          <w:snapToGrid w:val="0"/>
          <w:color w:val="000000"/>
        </w:rPr>
        <w:t xml:space="preserve"> shall deliver each Update along with any Documentation and assistance necessary to Customer’s deployment of such Updates at no charge to Customer above the Fee per license, if any, stated above.      </w:t>
      </w:r>
    </w:p>
    <w:p w14:paraId="6B61C915" w14:textId="77777777" w:rsidR="00722DBE" w:rsidRPr="005C6B87" w:rsidRDefault="00722DBE" w:rsidP="00722D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216C1B66" w14:textId="20B3CA7C" w:rsidR="00722DBE" w:rsidRPr="005C6B87" w:rsidRDefault="0063222D" w:rsidP="00F178E6">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Pr>
          <w:snapToGrid w:val="0"/>
          <w:color w:val="000000"/>
        </w:rPr>
        <w:t>Company</w:t>
      </w:r>
      <w:r w:rsidR="00722DBE" w:rsidRPr="005C6B87">
        <w:rPr>
          <w:snapToGrid w:val="0"/>
          <w:color w:val="000000"/>
        </w:rPr>
        <w:t xml:space="preserve"> understands and agrees that any access granted by Customer to Customer’s information systems via modem, internet, or any other method, and </w:t>
      </w:r>
      <w:r>
        <w:rPr>
          <w:snapToGrid w:val="0"/>
          <w:color w:val="000000"/>
        </w:rPr>
        <w:t>Company</w:t>
      </w:r>
      <w:r w:rsidR="00722DBE" w:rsidRPr="005C6B87">
        <w:rPr>
          <w:snapToGrid w:val="0"/>
          <w:color w:val="000000"/>
        </w:rPr>
        <w:t xml:space="preserve">’s use thereof, shall be limited to that access and use necessary to perform MSS.  Any access initiated by </w:t>
      </w:r>
      <w:r>
        <w:rPr>
          <w:snapToGrid w:val="0"/>
          <w:color w:val="000000"/>
        </w:rPr>
        <w:t>Company</w:t>
      </w:r>
      <w:r w:rsidR="00722DBE" w:rsidRPr="005C6B87">
        <w:rPr>
          <w:snapToGrid w:val="0"/>
          <w:color w:val="000000"/>
        </w:rPr>
        <w:t xml:space="preserve"> to any other Customer data or software, or access to data, software, middleware or firmware from other </w:t>
      </w:r>
      <w:r w:rsidR="00800102">
        <w:rPr>
          <w:snapToGrid w:val="0"/>
          <w:color w:val="000000"/>
        </w:rPr>
        <w:t>Company</w:t>
      </w:r>
      <w:r w:rsidR="00722DBE" w:rsidRPr="005C6B87">
        <w:rPr>
          <w:snapToGrid w:val="0"/>
          <w:color w:val="000000"/>
        </w:rPr>
        <w:t xml:space="preserve">s shall be considered a breach of the provisions of the Agreement governing Customer Confidential Information and Information Security.          </w:t>
      </w:r>
    </w:p>
    <w:p w14:paraId="4B63D9C4" w14:textId="77777777" w:rsidR="00722DBE" w:rsidRPr="005C6B87" w:rsidRDefault="00722DBE" w:rsidP="00722D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50A61981" w14:textId="77777777" w:rsidR="00722DBE" w:rsidRPr="005C6B87" w:rsidRDefault="00722DBE" w:rsidP="00F178E6">
      <w:pPr>
        <w:numPr>
          <w:ilvl w:val="0"/>
          <w:numId w:val="1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sidRPr="005C6B87">
        <w:rPr>
          <w:snapToGrid w:val="0"/>
          <w:color w:val="000000"/>
        </w:rPr>
        <w:t xml:space="preserve">If </w:t>
      </w:r>
      <w:r w:rsidR="0063222D">
        <w:rPr>
          <w:snapToGrid w:val="0"/>
          <w:color w:val="000000"/>
        </w:rPr>
        <w:t>Company</w:t>
      </w:r>
      <w:r w:rsidRPr="005C6B87">
        <w:rPr>
          <w:snapToGrid w:val="0"/>
          <w:color w:val="000000"/>
        </w:rPr>
        <w:t xml:space="preserve"> fails to carry out obligations imposed on it pursuant to this Schedule, including without limitation, repeated failure to meet one or more Performance Standards; such failure shall be considered an escrow release event for </w:t>
      </w:r>
      <w:r w:rsidR="0063222D">
        <w:rPr>
          <w:snapToGrid w:val="0"/>
          <w:color w:val="000000"/>
        </w:rPr>
        <w:t>Company</w:t>
      </w:r>
      <w:r w:rsidRPr="005C6B87">
        <w:rPr>
          <w:snapToGrid w:val="0"/>
          <w:color w:val="000000"/>
        </w:rPr>
        <w:t>'s failure to meet its obligations under the Agreement.</w:t>
      </w:r>
    </w:p>
    <w:p w14:paraId="0F2D59E2" w14:textId="77777777" w:rsidR="00722DBE" w:rsidRPr="005C6B87" w:rsidRDefault="00722DBE" w:rsidP="00722DB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59DDFBC8" w14:textId="77777777" w:rsidR="00722DBE" w:rsidRPr="005C6B87" w:rsidRDefault="00722DBE" w:rsidP="00722DBE">
      <w:pPr>
        <w:ind w:left="720"/>
      </w:pPr>
    </w:p>
    <w:p w14:paraId="341108D7" w14:textId="77777777" w:rsidR="00722DBE" w:rsidRPr="005C6B87" w:rsidRDefault="00722DBE" w:rsidP="00722DBE">
      <w:pPr>
        <w:ind w:left="720"/>
        <w:rPr>
          <w:snapToGrid w:val="0"/>
          <w:color w:val="000000"/>
        </w:rPr>
      </w:pPr>
    </w:p>
    <w:p w14:paraId="0C8CEA23" w14:textId="77777777" w:rsidR="00840CF9" w:rsidRPr="002D586E" w:rsidRDefault="00840CF9" w:rsidP="00F178E6">
      <w:pPr>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contextualSpacing/>
        <w:rPr>
          <w:rFonts w:eastAsia="Calibri"/>
          <w:snapToGrid w:val="0"/>
          <w:color w:val="000000"/>
        </w:rPr>
      </w:pPr>
      <w:r w:rsidRPr="002D586E">
        <w:rPr>
          <w:rFonts w:eastAsia="Calibri"/>
          <w:b/>
          <w:snapToGrid w:val="0"/>
          <w:color w:val="000000"/>
          <w:u w:val="single"/>
        </w:rPr>
        <w:t>Audit</w:t>
      </w:r>
      <w:r w:rsidRPr="002D586E">
        <w:rPr>
          <w:rFonts w:eastAsia="Calibri"/>
          <w:snapToGrid w:val="0"/>
          <w:color w:val="000000"/>
        </w:rPr>
        <w:t>.</w:t>
      </w:r>
    </w:p>
    <w:p w14:paraId="14FF05E0" w14:textId="77777777" w:rsidR="00840CF9" w:rsidRPr="002D586E" w:rsidRDefault="00840CF9" w:rsidP="002D5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r w:rsidRPr="002D586E">
        <w:rPr>
          <w:snapToGrid w:val="0"/>
          <w:color w:val="000000"/>
        </w:rPr>
        <w:t xml:space="preserve">No more frequently than once per calendar year of the Term, </w:t>
      </w:r>
      <w:r w:rsidR="0063222D">
        <w:rPr>
          <w:snapToGrid w:val="0"/>
          <w:color w:val="000000"/>
        </w:rPr>
        <w:t>Company</w:t>
      </w:r>
      <w:r w:rsidRPr="002D586E">
        <w:rPr>
          <w:snapToGrid w:val="0"/>
          <w:color w:val="000000"/>
        </w:rPr>
        <w:t xml:space="preserve"> may, by provision to Customer of a thirty-day notice, request to audit those books and records of Customer pertaining to the quantity of Licensed Software in use by Customer.  Should the findings of </w:t>
      </w:r>
      <w:r w:rsidR="00BA39D8" w:rsidRPr="002D586E">
        <w:rPr>
          <w:snapToGrid w:val="0"/>
          <w:color w:val="000000"/>
        </w:rPr>
        <w:t>such</w:t>
      </w:r>
      <w:r w:rsidRPr="002D586E">
        <w:rPr>
          <w:snapToGrid w:val="0"/>
          <w:color w:val="000000"/>
        </w:rPr>
        <w:t xml:space="preserve"> audit indicate an inadvertent over-deployment of the Licensed Software, Customer shall have thirty days following such finding to correct such over-deployment.  In the alternative, Customer may elect to remedy all or a portion of such over-deployment via procurement of additional licenses and such licenses shall be acquired at the Fee per license last invoiced hereunder.    </w:t>
      </w:r>
    </w:p>
    <w:p w14:paraId="16912EF4" w14:textId="77777777" w:rsidR="00840CF9" w:rsidRPr="002D586E" w:rsidRDefault="00840CF9" w:rsidP="002D5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napToGrid w:val="0"/>
          <w:color w:val="000000"/>
        </w:rPr>
      </w:pPr>
    </w:p>
    <w:p w14:paraId="5AC3128B" w14:textId="77777777" w:rsidR="00840CF9" w:rsidRPr="002D586E" w:rsidRDefault="00840CF9" w:rsidP="002D586E">
      <w:r w:rsidRPr="002D586E">
        <w:t xml:space="preserve">The Parties hereto, each acting under due and proper authority, have caused this Schedule to be signed by their authorized representatives as of the Schedule Effective Date. </w:t>
      </w:r>
    </w:p>
    <w:p w14:paraId="08AB386A" w14:textId="77777777" w:rsidR="00840CF9" w:rsidRPr="002D586E" w:rsidRDefault="00840CF9" w:rsidP="002D586E"/>
    <w:p w14:paraId="2B9FECC9" w14:textId="3B795155" w:rsidR="00840CF9" w:rsidRPr="002D586E" w:rsidRDefault="00840CF9" w:rsidP="002D586E">
      <w:pPr>
        <w:ind w:firstLine="720"/>
        <w:rPr>
          <w:b/>
          <w:snapToGrid w:val="0"/>
        </w:rPr>
      </w:pPr>
      <w:r w:rsidRPr="002D586E">
        <w:rPr>
          <w:b/>
          <w:snapToGrid w:val="0"/>
        </w:rPr>
        <w:t>ACCEPTED BY CUSTOMER:</w:t>
      </w:r>
      <w:r w:rsidRPr="002D586E">
        <w:rPr>
          <w:b/>
          <w:snapToGrid w:val="0"/>
        </w:rPr>
        <w:tab/>
      </w:r>
      <w:r w:rsidRPr="002D586E">
        <w:rPr>
          <w:b/>
          <w:snapToGrid w:val="0"/>
        </w:rPr>
        <w:tab/>
      </w:r>
      <w:r w:rsidRPr="002D586E">
        <w:rPr>
          <w:b/>
          <w:snapToGrid w:val="0"/>
        </w:rPr>
        <w:tab/>
        <w:t xml:space="preserve">ACCEPTED BY </w:t>
      </w:r>
      <w:r w:rsidR="00800102">
        <w:rPr>
          <w:b/>
          <w:snapToGrid w:val="0"/>
        </w:rPr>
        <w:t>COMPANY</w:t>
      </w:r>
      <w:r w:rsidRPr="002D586E">
        <w:rPr>
          <w:b/>
          <w:snapToGrid w:val="0"/>
        </w:rPr>
        <w:t>:</w:t>
      </w:r>
    </w:p>
    <w:p w14:paraId="314BB04A" w14:textId="77777777" w:rsidR="00840CF9" w:rsidRPr="002D586E" w:rsidRDefault="00840CF9" w:rsidP="002D586E">
      <w:pPr>
        <w:rPr>
          <w:snapToGrid w:val="0"/>
        </w:rPr>
      </w:pPr>
    </w:p>
    <w:p w14:paraId="3FB6D57C" w14:textId="77777777" w:rsidR="00840CF9" w:rsidRPr="002D586E" w:rsidRDefault="00840CF9" w:rsidP="002D586E">
      <w:pPr>
        <w:rPr>
          <w:snapToGrid w:val="0"/>
        </w:rPr>
      </w:pPr>
    </w:p>
    <w:p w14:paraId="6428BE47" w14:textId="77777777" w:rsidR="00840CF9" w:rsidRPr="002D586E" w:rsidRDefault="00840CF9" w:rsidP="002D586E">
      <w:pPr>
        <w:rPr>
          <w:snapToGrid w:val="0"/>
        </w:rPr>
      </w:pPr>
    </w:p>
    <w:p w14:paraId="0A188788" w14:textId="77777777" w:rsidR="00840CF9" w:rsidRPr="002D586E" w:rsidRDefault="00840CF9" w:rsidP="002D586E">
      <w:pPr>
        <w:rPr>
          <w:snapToGrid w:val="0"/>
        </w:rPr>
      </w:pPr>
      <w:r w:rsidRPr="002D586E">
        <w:rPr>
          <w:snapToGrid w:val="0"/>
        </w:rPr>
        <w:t xml:space="preserve">BY: </w:t>
      </w: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r w:rsidRPr="002D586E">
        <w:rPr>
          <w:snapToGrid w:val="0"/>
        </w:rPr>
        <w:tab/>
        <w:t>BY:</w:t>
      </w: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p>
    <w:p w14:paraId="6A1428CC" w14:textId="77777777" w:rsidR="00840CF9" w:rsidRPr="002D586E" w:rsidRDefault="00840CF9" w:rsidP="002D586E">
      <w:pPr>
        <w:rPr>
          <w:snapToGrid w:val="0"/>
        </w:rPr>
      </w:pPr>
      <w:r w:rsidRPr="002D586E">
        <w:rPr>
          <w:snapToGrid w:val="0"/>
        </w:rPr>
        <w:tab/>
        <w:t>(Signature)</w:t>
      </w:r>
      <w:r w:rsidRPr="002D586E">
        <w:rPr>
          <w:snapToGrid w:val="0"/>
        </w:rPr>
        <w:tab/>
      </w:r>
      <w:r w:rsidRPr="002D586E">
        <w:rPr>
          <w:snapToGrid w:val="0"/>
        </w:rPr>
        <w:tab/>
      </w:r>
      <w:r w:rsidRPr="002D586E">
        <w:rPr>
          <w:snapToGrid w:val="0"/>
        </w:rPr>
        <w:tab/>
      </w:r>
      <w:r w:rsidRPr="002D586E">
        <w:rPr>
          <w:snapToGrid w:val="0"/>
        </w:rPr>
        <w:tab/>
      </w:r>
      <w:r w:rsidRPr="002D586E">
        <w:rPr>
          <w:snapToGrid w:val="0"/>
        </w:rPr>
        <w:tab/>
        <w:t>(Signature)</w:t>
      </w:r>
    </w:p>
    <w:p w14:paraId="226E0363" w14:textId="77777777" w:rsidR="00840CF9" w:rsidRPr="002D586E" w:rsidRDefault="00840CF9" w:rsidP="002D586E">
      <w:pPr>
        <w:rPr>
          <w:snapToGrid w:val="0"/>
        </w:rPr>
      </w:pP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r w:rsidRPr="002D586E">
        <w:rPr>
          <w:snapToGrid w:val="0"/>
        </w:rPr>
        <w:tab/>
      </w: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p>
    <w:p w14:paraId="7184A84E" w14:textId="77777777" w:rsidR="00840CF9" w:rsidRPr="002D586E" w:rsidRDefault="00840CF9" w:rsidP="002D586E">
      <w:pPr>
        <w:rPr>
          <w:snapToGrid w:val="0"/>
        </w:rPr>
      </w:pPr>
      <w:r w:rsidRPr="002D586E">
        <w:rPr>
          <w:snapToGrid w:val="0"/>
        </w:rPr>
        <w:tab/>
        <w:t>(Printed Name)</w:t>
      </w:r>
      <w:r w:rsidRPr="002D586E">
        <w:rPr>
          <w:snapToGrid w:val="0"/>
        </w:rPr>
        <w:tab/>
      </w:r>
      <w:r w:rsidRPr="002D586E">
        <w:rPr>
          <w:snapToGrid w:val="0"/>
        </w:rPr>
        <w:tab/>
      </w:r>
      <w:r w:rsidRPr="002D586E">
        <w:rPr>
          <w:snapToGrid w:val="0"/>
        </w:rPr>
        <w:tab/>
      </w:r>
      <w:r w:rsidRPr="002D586E">
        <w:rPr>
          <w:snapToGrid w:val="0"/>
        </w:rPr>
        <w:tab/>
        <w:t>(Printed Name)</w:t>
      </w:r>
    </w:p>
    <w:p w14:paraId="0939B326" w14:textId="77777777" w:rsidR="00840CF9" w:rsidRPr="002D586E" w:rsidRDefault="00840CF9" w:rsidP="002D586E">
      <w:pPr>
        <w:rPr>
          <w:snapToGrid w:val="0"/>
        </w:rPr>
      </w:pP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r w:rsidRPr="002D586E">
        <w:rPr>
          <w:snapToGrid w:val="0"/>
        </w:rPr>
        <w:tab/>
      </w:r>
      <w:r w:rsidRPr="002D586E">
        <w:rPr>
          <w:snapToGrid w:val="0"/>
        </w:rPr>
        <w:tab/>
      </w:r>
      <w:r w:rsidRPr="002D586E">
        <w:rPr>
          <w:snapToGrid w:val="0"/>
          <w:u w:val="single"/>
        </w:rPr>
        <w:tab/>
      </w:r>
      <w:r w:rsidRPr="002D586E">
        <w:rPr>
          <w:snapToGrid w:val="0"/>
          <w:u w:val="single"/>
        </w:rPr>
        <w:tab/>
      </w:r>
      <w:r w:rsidRPr="002D586E">
        <w:rPr>
          <w:snapToGrid w:val="0"/>
          <w:u w:val="single"/>
        </w:rPr>
        <w:tab/>
      </w:r>
      <w:r w:rsidRPr="002D586E">
        <w:rPr>
          <w:snapToGrid w:val="0"/>
          <w:u w:val="single"/>
        </w:rPr>
        <w:tab/>
      </w:r>
    </w:p>
    <w:p w14:paraId="059A6132" w14:textId="77777777" w:rsidR="00840CF9" w:rsidRPr="002D586E" w:rsidRDefault="00840CF9" w:rsidP="002D586E">
      <w:pPr>
        <w:rPr>
          <w:snapToGrid w:val="0"/>
        </w:rPr>
      </w:pPr>
      <w:r w:rsidRPr="002D586E">
        <w:rPr>
          <w:snapToGrid w:val="0"/>
        </w:rPr>
        <w:tab/>
        <w:t>(Title)</w:t>
      </w:r>
      <w:r w:rsidRPr="002D586E">
        <w:rPr>
          <w:snapToGrid w:val="0"/>
        </w:rPr>
        <w:tab/>
      </w:r>
      <w:r w:rsidRPr="002D586E">
        <w:rPr>
          <w:snapToGrid w:val="0"/>
        </w:rPr>
        <w:tab/>
      </w:r>
      <w:r w:rsidRPr="002D586E">
        <w:rPr>
          <w:snapToGrid w:val="0"/>
        </w:rPr>
        <w:tab/>
      </w:r>
      <w:r w:rsidRPr="002D586E">
        <w:rPr>
          <w:snapToGrid w:val="0"/>
        </w:rPr>
        <w:tab/>
      </w:r>
      <w:r w:rsidRPr="002D586E">
        <w:rPr>
          <w:snapToGrid w:val="0"/>
        </w:rPr>
        <w:tab/>
      </w:r>
      <w:r w:rsidRPr="002D586E">
        <w:rPr>
          <w:snapToGrid w:val="0"/>
        </w:rPr>
        <w:tab/>
        <w:t>(Title)</w:t>
      </w:r>
    </w:p>
    <w:p w14:paraId="0E8F6AF9" w14:textId="77777777" w:rsidR="00633EBC" w:rsidRDefault="00633EBC">
      <w:pPr>
        <w:jc w:val="left"/>
        <w:rPr>
          <w:b/>
        </w:rPr>
      </w:pPr>
      <w:r>
        <w:rPr>
          <w:b/>
        </w:rPr>
        <w:br w:type="page"/>
      </w:r>
    </w:p>
    <w:p w14:paraId="51896928" w14:textId="22ADCC51" w:rsidR="00633EBC" w:rsidRPr="00A633FA" w:rsidRDefault="00633EBC" w:rsidP="00633EBC">
      <w:pPr>
        <w:jc w:val="center"/>
        <w:rPr>
          <w:b/>
        </w:rPr>
      </w:pPr>
      <w:r>
        <w:rPr>
          <w:b/>
        </w:rPr>
        <w:lastRenderedPageBreak/>
        <w:t xml:space="preserve">ATTACHMENT </w:t>
      </w:r>
      <w:r w:rsidR="000129D6">
        <w:rPr>
          <w:b/>
        </w:rPr>
        <w:t>A</w:t>
      </w:r>
    </w:p>
    <w:p w14:paraId="1F9410DB" w14:textId="77777777" w:rsidR="00633EBC" w:rsidRPr="00A633FA" w:rsidRDefault="00633EBC" w:rsidP="00633EBC">
      <w:pPr>
        <w:jc w:val="center"/>
        <w:rPr>
          <w:b/>
        </w:rPr>
      </w:pPr>
      <w:r w:rsidRPr="00A633FA">
        <w:rPr>
          <w:b/>
        </w:rPr>
        <w:t>TECHNOLOGY PERFORMANCE STANDARDS</w:t>
      </w:r>
    </w:p>
    <w:p w14:paraId="0E575590" w14:textId="77777777" w:rsidR="00633EBC" w:rsidRPr="00A633FA" w:rsidRDefault="00633EBC" w:rsidP="00633EBC">
      <w:pPr>
        <w:jc w:val="center"/>
        <w:rPr>
          <w:b/>
        </w:rPr>
      </w:pPr>
      <w:r w:rsidRPr="00A633FA">
        <w:rPr>
          <w:b/>
        </w:rPr>
        <w:t xml:space="preserve">FOR PROVISION OF PLATFORM(S) AND LICENSED SOFTWARE </w:t>
      </w:r>
    </w:p>
    <w:p w14:paraId="477A2B09" w14:textId="77777777" w:rsidR="00633EBC" w:rsidRPr="00A633FA" w:rsidRDefault="00633EBC" w:rsidP="00633EBC">
      <w:pPr>
        <w:ind w:left="720"/>
        <w:contextualSpacing/>
        <w:rPr>
          <w:rFonts w:eastAsia="Calibri"/>
          <w:b/>
        </w:rPr>
      </w:pPr>
    </w:p>
    <w:p w14:paraId="34D1DB2D" w14:textId="07B49089" w:rsidR="00633EBC" w:rsidRPr="00A633FA" w:rsidRDefault="00633EBC" w:rsidP="00633EBC">
      <w:r w:rsidRPr="00A633FA">
        <w:t xml:space="preserve">This </w:t>
      </w:r>
      <w:r w:rsidR="00800102">
        <w:t>Attachment A</w:t>
      </w:r>
      <w:r w:rsidRPr="00A633FA">
        <w:t xml:space="preserve"> is incorporated </w:t>
      </w:r>
      <w:r>
        <w:t>within and made part of the Schedule</w:t>
      </w:r>
      <w:r w:rsidRPr="00A633FA">
        <w:t xml:space="preserve">. </w:t>
      </w:r>
    </w:p>
    <w:p w14:paraId="71D21E31" w14:textId="77777777" w:rsidR="00633EBC" w:rsidRPr="00A633FA" w:rsidRDefault="00633EBC" w:rsidP="00633EBC">
      <w:pPr>
        <w:rPr>
          <w:color w:val="FF0000"/>
        </w:rPr>
      </w:pPr>
    </w:p>
    <w:p w14:paraId="24DD3DA1" w14:textId="77777777" w:rsidR="00633EBC" w:rsidRPr="00A633FA" w:rsidRDefault="00633EBC" w:rsidP="00633EBC">
      <w:pPr>
        <w:numPr>
          <w:ilvl w:val="0"/>
          <w:numId w:val="30"/>
        </w:numPr>
        <w:spacing w:after="160"/>
        <w:contextualSpacing/>
        <w:rPr>
          <w:rFonts w:eastAsia="Calibri" w:cs="Calibri"/>
          <w:snapToGrid w:val="0"/>
          <w:u w:val="single"/>
        </w:rPr>
      </w:pPr>
      <w:r w:rsidRPr="00A633FA">
        <w:rPr>
          <w:rFonts w:eastAsia="Calibri" w:cs="Calibri"/>
          <w:b/>
          <w:snapToGrid w:val="0"/>
          <w:u w:val="single"/>
        </w:rPr>
        <w:t xml:space="preserve">Supplemental Definitions.  </w:t>
      </w:r>
    </w:p>
    <w:p w14:paraId="56921ED5" w14:textId="77777777" w:rsidR="00633EBC" w:rsidRPr="00A633FA" w:rsidRDefault="00633EBC" w:rsidP="00633EBC">
      <w:pPr>
        <w:pStyle w:val="ListParagraph"/>
        <w:spacing w:line="240" w:lineRule="auto"/>
        <w:rPr>
          <w:rFonts w:ascii="Bookman Old Style" w:hAnsi="Bookman Old Style" w:cs="Calibri"/>
          <w:snapToGrid w:val="0"/>
          <w:sz w:val="20"/>
          <w:szCs w:val="20"/>
        </w:rPr>
      </w:pPr>
      <w:r w:rsidRPr="00A633FA">
        <w:rPr>
          <w:rFonts w:ascii="Bookman Old Style" w:hAnsi="Bookman Old Style" w:cs="Calibri"/>
          <w:snapToGrid w:val="0"/>
          <w:sz w:val="20"/>
          <w:szCs w:val="20"/>
        </w:rPr>
        <w:t xml:space="preserve">In addition to terms defined elsewhere in the Agreement, the following definitions apply to </w:t>
      </w:r>
      <w:r w:rsidR="0063222D">
        <w:rPr>
          <w:rFonts w:ascii="Bookman Old Style" w:hAnsi="Bookman Old Style" w:cs="Calibri"/>
          <w:snapToGrid w:val="0"/>
          <w:sz w:val="20"/>
          <w:szCs w:val="20"/>
        </w:rPr>
        <w:t>Company</w:t>
      </w:r>
      <w:r w:rsidRPr="00A633FA">
        <w:rPr>
          <w:rFonts w:ascii="Bookman Old Style" w:hAnsi="Bookman Old Style" w:cs="Calibri"/>
          <w:snapToGrid w:val="0"/>
          <w:sz w:val="20"/>
          <w:szCs w:val="20"/>
        </w:rPr>
        <w:t>’s provision of Licensed Software pursuant to the Agreement.</w:t>
      </w:r>
    </w:p>
    <w:p w14:paraId="3EB5A6F3" w14:textId="77777777" w:rsidR="00633EBC" w:rsidRPr="00A633FA" w:rsidRDefault="00633EBC" w:rsidP="00633EBC">
      <w:pPr>
        <w:numPr>
          <w:ilvl w:val="0"/>
          <w:numId w:val="32"/>
        </w:numPr>
        <w:spacing w:after="160"/>
        <w:rPr>
          <w:rFonts w:cs="Calibri"/>
        </w:rPr>
      </w:pPr>
      <w:r w:rsidRPr="00A633FA">
        <w:rPr>
          <w:rFonts w:cs="Calibri"/>
          <w:b/>
        </w:rPr>
        <w:t>“Business Day”</w:t>
      </w:r>
      <w:r w:rsidRPr="00A633FA">
        <w:rPr>
          <w:rFonts w:cs="Calibri"/>
        </w:rPr>
        <w:t xml:space="preserve"> means each day of the Term excluding United States holidays New Year’s Day, Memorial Day, Independence Day, Labor Day, Thanksgiving Day, and Christmas Day, provided that holidays occurring on Saturday will be observed the preceding Friday and holidays occurring on Sunday will be observed on the following Monday. </w:t>
      </w:r>
    </w:p>
    <w:p w14:paraId="59D27C63"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Issue</w:t>
      </w:r>
      <w:r w:rsidRPr="00A633FA">
        <w:rPr>
          <w:rFonts w:cs="Calibri"/>
        </w:rPr>
        <w:t xml:space="preserve">” means a failure of the Product to function as described in the </w:t>
      </w:r>
      <w:r w:rsidR="0063222D">
        <w:rPr>
          <w:rFonts w:cs="Calibri"/>
        </w:rPr>
        <w:t>Company</w:t>
      </w:r>
      <w:r w:rsidRPr="00A633FA">
        <w:rPr>
          <w:rFonts w:cs="Calibri"/>
        </w:rPr>
        <w:t xml:space="preserve">'s written proposals, specifications, and Documentation and in adherence with Performance Standards whether reported by Customer or otherwise known to </w:t>
      </w:r>
      <w:r w:rsidR="0063222D">
        <w:rPr>
          <w:rFonts w:cs="Calibri"/>
        </w:rPr>
        <w:t>Company</w:t>
      </w:r>
      <w:r w:rsidRPr="00A633FA">
        <w:rPr>
          <w:rFonts w:cs="Calibri"/>
        </w:rPr>
        <w:t>,</w:t>
      </w:r>
    </w:p>
    <w:p w14:paraId="7AFAC012"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Response</w:t>
      </w:r>
      <w:r w:rsidRPr="00A633FA">
        <w:rPr>
          <w:rFonts w:cs="Calibri"/>
        </w:rPr>
        <w:t xml:space="preserve">” means the contact with Customer originated by </w:t>
      </w:r>
      <w:r w:rsidR="0063222D">
        <w:rPr>
          <w:rFonts w:cs="Calibri"/>
        </w:rPr>
        <w:t>Company</w:t>
      </w:r>
      <w:r w:rsidRPr="00A633FA">
        <w:rPr>
          <w:rFonts w:cs="Calibri"/>
        </w:rPr>
        <w:t xml:space="preserve"> through which a representative of </w:t>
      </w:r>
      <w:r w:rsidR="0063222D">
        <w:rPr>
          <w:rFonts w:cs="Calibri"/>
        </w:rPr>
        <w:t>Company</w:t>
      </w:r>
      <w:r w:rsidRPr="00A633FA">
        <w:rPr>
          <w:rFonts w:cs="Calibri"/>
        </w:rPr>
        <w:t xml:space="preserve"> informs Customer of an Issue known to </w:t>
      </w:r>
      <w:r w:rsidR="0063222D">
        <w:rPr>
          <w:rFonts w:cs="Calibri"/>
        </w:rPr>
        <w:t>Company</w:t>
      </w:r>
      <w:r w:rsidRPr="00A633FA">
        <w:rPr>
          <w:rFonts w:cs="Calibri"/>
        </w:rPr>
        <w:t xml:space="preserve"> or confirms the presence of an Issue reported by Customer and confirms the Severity Level assigned such Issue by Customer.  Time to Response shall be measured as the time passing between the earlier to occur of </w:t>
      </w:r>
      <w:r w:rsidR="0063222D">
        <w:rPr>
          <w:rFonts w:cs="Calibri"/>
        </w:rPr>
        <w:t>Company</w:t>
      </w:r>
      <w:r w:rsidRPr="00A633FA">
        <w:rPr>
          <w:rFonts w:cs="Calibri"/>
        </w:rPr>
        <w:t xml:space="preserve">’s discovery of the Issue or Customer’s report of the Issue and the Response to Customer.   </w:t>
      </w:r>
    </w:p>
    <w:p w14:paraId="00A77824"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Resolution</w:t>
      </w:r>
      <w:r w:rsidRPr="00A633FA">
        <w:rPr>
          <w:rFonts w:cs="Calibri"/>
        </w:rPr>
        <w:t xml:space="preserve">” means the point in time in which </w:t>
      </w:r>
      <w:r w:rsidR="0063222D">
        <w:rPr>
          <w:rFonts w:cs="Calibri"/>
        </w:rPr>
        <w:t>Company</w:t>
      </w:r>
      <w:r w:rsidRPr="00A633FA">
        <w:rPr>
          <w:rFonts w:cs="Calibri"/>
        </w:rPr>
        <w:t xml:space="preserve"> has (i) determined the cause of the Issue, and (ii) removed the cause of the Issue from the Product, and (iii) corrected the Issue or provided a workaround acceptable to Customer, and (iv) corrected any related data issues that may impact Customer’s use of and reliance upon the Product. Time to Resolution shall be measured as the time passing between the earlier to occur of </w:t>
      </w:r>
      <w:r w:rsidR="0063222D">
        <w:rPr>
          <w:rFonts w:cs="Calibri"/>
        </w:rPr>
        <w:t>Company</w:t>
      </w:r>
      <w:r w:rsidRPr="00A633FA">
        <w:rPr>
          <w:rFonts w:cs="Calibri"/>
        </w:rPr>
        <w:t>’s discovery of the Issue or Customer’s report of the Issue and the Resolution of the Issue.</w:t>
      </w:r>
    </w:p>
    <w:p w14:paraId="33B8AB76"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Root Cause Report</w:t>
      </w:r>
      <w:r w:rsidRPr="00A633FA">
        <w:rPr>
          <w:rFonts w:cs="Calibri"/>
        </w:rPr>
        <w:t>” an analysis report provided to the Customer detailing the cause of, procedure for correcting, and efforts implemented for future prevention of such Issue.</w:t>
      </w:r>
    </w:p>
    <w:p w14:paraId="4E96920D"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 xml:space="preserve">Severity 1” </w:t>
      </w:r>
      <w:r w:rsidRPr="00A633FA">
        <w:rPr>
          <w:rFonts w:cs="Calibri"/>
        </w:rPr>
        <w:t xml:space="preserve">means an Issue with the Product that upon occurrence causes or is likely to cause failure of one or more essential features or functions of the Product or degrades performance of the Product such that all or a subset of Users is effectively deprived of the use of those essential features or functions of the Product.  Severity 1 Issues include and are not limited to Issues that disable the Product or that disable the user interface to the Product, Issues that lead to corruption or loss of data, Issues that cause the Product to be out of compliance with Performance Standards, or Issues that interfere with security.  </w:t>
      </w:r>
    </w:p>
    <w:p w14:paraId="016DED4E"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 xml:space="preserve">Severity 2” </w:t>
      </w:r>
      <w:r w:rsidRPr="00A633FA">
        <w:rPr>
          <w:rFonts w:cs="Calibri"/>
        </w:rPr>
        <w:t>means an Issue with the Product that upon occurrence causes or is likely to cause not failure but intermittent interruption in the use of one or more essential features or functions of the Product, provided that occurrence of the Issue is not likely to lead to corruption or loss of data, cause the Product to be out of compliance with Performance Standards, or interfere with security.</w:t>
      </w:r>
    </w:p>
    <w:p w14:paraId="71358CC5"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 xml:space="preserve">Severity 3” </w:t>
      </w:r>
      <w:r w:rsidRPr="00A633FA">
        <w:rPr>
          <w:rFonts w:cs="Calibri"/>
        </w:rPr>
        <w:t xml:space="preserve">means an Issue with the Product that upon occurrence interferes with a function or feature of the Product other than security and does not degrade performance </w:t>
      </w:r>
      <w:r w:rsidRPr="00A633FA">
        <w:rPr>
          <w:rFonts w:cs="Calibri"/>
        </w:rPr>
        <w:lastRenderedPageBreak/>
        <w:t xml:space="preserve">or prohibit Customer from using the Product to complete the intended business step or process.   </w:t>
      </w:r>
    </w:p>
    <w:p w14:paraId="2E664DB1"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 xml:space="preserve">Severity 4” </w:t>
      </w:r>
      <w:r w:rsidRPr="00A633FA">
        <w:rPr>
          <w:rFonts w:cs="Calibri"/>
        </w:rPr>
        <w:t xml:space="preserve">means an Issue with the Product that upon occurrence causes or may cause the User inconvenience or confusion but does not interfere with the function or performance of the Product.  </w:t>
      </w:r>
    </w:p>
    <w:p w14:paraId="25BF4283" w14:textId="77777777" w:rsidR="00633EBC" w:rsidRPr="00A633FA" w:rsidRDefault="00633EBC" w:rsidP="00633EBC">
      <w:pPr>
        <w:numPr>
          <w:ilvl w:val="0"/>
          <w:numId w:val="32"/>
        </w:numPr>
        <w:spacing w:after="160"/>
        <w:ind w:left="810"/>
        <w:rPr>
          <w:rFonts w:cs="Calibri"/>
        </w:rPr>
      </w:pPr>
      <w:r w:rsidRPr="00A633FA">
        <w:rPr>
          <w:rFonts w:cs="Calibri"/>
          <w:b/>
        </w:rPr>
        <w:t>“Term</w:t>
      </w:r>
      <w:r w:rsidRPr="00A633FA">
        <w:rPr>
          <w:rFonts w:cs="Calibri"/>
        </w:rPr>
        <w:t xml:space="preserve">” means the length of time granted Customer under the Agreement for Use of the Product in consideration for the Fee. </w:t>
      </w:r>
    </w:p>
    <w:p w14:paraId="356772CF"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Update</w:t>
      </w:r>
      <w:r w:rsidRPr="00A633FA">
        <w:rPr>
          <w:rFonts w:cs="Calibri"/>
        </w:rPr>
        <w:t xml:space="preserve">” means fixes or solutions to Issues in the Product or changes to the Product that </w:t>
      </w:r>
      <w:r w:rsidR="0063222D">
        <w:rPr>
          <w:rFonts w:cs="Calibri"/>
        </w:rPr>
        <w:t>Company</w:t>
      </w:r>
      <w:r w:rsidRPr="00A633FA">
        <w:rPr>
          <w:rFonts w:cs="Calibri"/>
        </w:rPr>
        <w:t xml:space="preserve"> delivers from time to time. </w:t>
      </w:r>
    </w:p>
    <w:p w14:paraId="5CAC3328"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Use</w:t>
      </w:r>
      <w:r w:rsidRPr="00A633FA">
        <w:rPr>
          <w:rFonts w:cs="Calibri"/>
        </w:rPr>
        <w:t>” of Product means interaction with the Product via sending instructions to the Product from a keyboard or other input device, and immediately receiving data back from the Product via a VDU or other display device as a direct result of those instructions.  Use of other software will not count as Use of the Product even if it integrates with or otherwise sends data to or receives data from the Product, unless such integration is sufficiently synchronous to enable interaction between the User and the Product.</w:t>
      </w:r>
    </w:p>
    <w:p w14:paraId="55337C11" w14:textId="77777777" w:rsidR="00633EBC" w:rsidRPr="00A633FA" w:rsidRDefault="00633EBC" w:rsidP="00633EBC">
      <w:pPr>
        <w:numPr>
          <w:ilvl w:val="0"/>
          <w:numId w:val="32"/>
        </w:numPr>
        <w:spacing w:after="160"/>
        <w:ind w:left="810"/>
        <w:rPr>
          <w:rFonts w:cs="Calibri"/>
        </w:rPr>
      </w:pPr>
      <w:r w:rsidRPr="00A633FA">
        <w:rPr>
          <w:rFonts w:cs="Calibri"/>
        </w:rPr>
        <w:t>“</w:t>
      </w:r>
      <w:r w:rsidRPr="00A633FA">
        <w:rPr>
          <w:rFonts w:cs="Calibri"/>
          <w:b/>
        </w:rPr>
        <w:t>User</w:t>
      </w:r>
      <w:r w:rsidRPr="00A633FA">
        <w:rPr>
          <w:rFonts w:cs="Calibri"/>
        </w:rPr>
        <w:t xml:space="preserve">” means an individual authorized by Customer to Use the Product. </w:t>
      </w:r>
    </w:p>
    <w:p w14:paraId="332B7FA7" w14:textId="77777777" w:rsidR="00633EBC" w:rsidRPr="00A633FA" w:rsidRDefault="00633EBC" w:rsidP="00633EBC">
      <w:pPr>
        <w:ind w:left="810"/>
        <w:rPr>
          <w:rFonts w:cs="Calibri"/>
        </w:rPr>
      </w:pPr>
    </w:p>
    <w:p w14:paraId="26CCFD97" w14:textId="77777777" w:rsidR="00633EBC" w:rsidRPr="00A633FA" w:rsidRDefault="00633EBC" w:rsidP="00633EBC">
      <w:pPr>
        <w:keepNext/>
        <w:numPr>
          <w:ilvl w:val="0"/>
          <w:numId w:val="3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160"/>
        <w:contextualSpacing/>
        <w:rPr>
          <w:rFonts w:eastAsia="Calibri" w:cs="Calibri"/>
          <w:b/>
          <w:u w:val="single"/>
        </w:rPr>
      </w:pPr>
      <w:r w:rsidRPr="00A633FA">
        <w:rPr>
          <w:rFonts w:eastAsia="Calibri" w:cs="Calibri"/>
          <w:b/>
          <w:u w:val="single"/>
        </w:rPr>
        <w:t>Product Performance Standards</w:t>
      </w:r>
    </w:p>
    <w:p w14:paraId="21294E1E" w14:textId="77777777" w:rsidR="00633EBC" w:rsidRPr="00A633FA" w:rsidRDefault="00633EBC" w:rsidP="00633EBC">
      <w:pPr>
        <w:ind w:left="720"/>
        <w:contextualSpacing/>
        <w:rPr>
          <w:rFonts w:cs="Calibri"/>
        </w:rPr>
      </w:pPr>
    </w:p>
    <w:p w14:paraId="48A69A95" w14:textId="77777777" w:rsidR="00633EBC" w:rsidRPr="00A633FA" w:rsidRDefault="00633EBC" w:rsidP="00633EBC">
      <w:pPr>
        <w:numPr>
          <w:ilvl w:val="0"/>
          <w:numId w:val="31"/>
        </w:numPr>
        <w:spacing w:after="160"/>
        <w:contextualSpacing/>
        <w:rPr>
          <w:rFonts w:cs="Calibri"/>
        </w:rPr>
      </w:pPr>
      <w:r w:rsidRPr="00A633FA">
        <w:rPr>
          <w:rFonts w:cs="Calibri"/>
        </w:rPr>
        <w:t xml:space="preserve">Relative to provision of Licensed Software, </w:t>
      </w:r>
      <w:r w:rsidR="0063222D">
        <w:rPr>
          <w:rFonts w:cs="Calibri"/>
        </w:rPr>
        <w:t>Company</w:t>
      </w:r>
      <w:r w:rsidRPr="00A633FA">
        <w:rPr>
          <w:rFonts w:cs="Calibri"/>
        </w:rPr>
        <w:t xml:space="preserve"> shall meet the Performance Standards set forth herein.  </w:t>
      </w:r>
      <w:r w:rsidR="0063222D">
        <w:rPr>
          <w:rFonts w:cs="Calibri"/>
        </w:rPr>
        <w:t>Company</w:t>
      </w:r>
      <w:r w:rsidRPr="00A633FA">
        <w:rPr>
          <w:rFonts w:cs="Calibri"/>
        </w:rPr>
        <w:t xml:space="preserve">’s adherence to the Performance Standards is material to the Agreement.  </w:t>
      </w:r>
      <w:r w:rsidR="0063222D">
        <w:rPr>
          <w:rFonts w:cs="Calibri"/>
        </w:rPr>
        <w:t>Company</w:t>
      </w:r>
      <w:r w:rsidRPr="00A633FA">
        <w:rPr>
          <w:rFonts w:cs="Calibri"/>
        </w:rPr>
        <w:t xml:space="preserve"> shall implement necessary monitoring methods or tools needed to accurately measure performance under each Performance Standard, and shall deliver reports reflecting the results of such measurement to each Performance Standard in intervals corresponding to the measurement period set out below for that Performance Standard (“Performance Report”).  </w:t>
      </w:r>
    </w:p>
    <w:p w14:paraId="3A851D1F" w14:textId="77777777" w:rsidR="00633EBC" w:rsidRPr="00A633FA" w:rsidRDefault="00633EBC" w:rsidP="00633EBC">
      <w:pPr>
        <w:numPr>
          <w:ilvl w:val="0"/>
          <w:numId w:val="31"/>
        </w:numPr>
        <w:spacing w:after="160"/>
        <w:contextualSpacing/>
        <w:rPr>
          <w:rFonts w:cs="Calibri"/>
        </w:rPr>
      </w:pPr>
      <w:r w:rsidRPr="00A633FA">
        <w:rPr>
          <w:rFonts w:cs="Calibri"/>
        </w:rPr>
        <w:t xml:space="preserve">In the event that </w:t>
      </w:r>
      <w:r w:rsidR="0063222D">
        <w:rPr>
          <w:rFonts w:cs="Calibri"/>
        </w:rPr>
        <w:t>Company</w:t>
      </w:r>
      <w:r w:rsidRPr="00A633FA">
        <w:rPr>
          <w:rFonts w:cs="Calibri"/>
        </w:rPr>
        <w:t xml:space="preserve"> fails to meet any Performance Standard, </w:t>
      </w:r>
      <w:r w:rsidR="0063222D">
        <w:rPr>
          <w:rFonts w:cs="Calibri"/>
        </w:rPr>
        <w:t>Company</w:t>
      </w:r>
      <w:r w:rsidRPr="00A633FA">
        <w:rPr>
          <w:rFonts w:cs="Calibri"/>
        </w:rPr>
        <w:t xml:space="preserve"> shall refund to Customer the refund amount set out below and work continuously and diligently to diagnose and correct such failure. The refunds are provided as partial compensation to Customer for the reduced quality evidenced by </w:t>
      </w:r>
      <w:r w:rsidR="0063222D">
        <w:rPr>
          <w:rFonts w:cs="Calibri"/>
        </w:rPr>
        <w:t>Company</w:t>
      </w:r>
      <w:r w:rsidRPr="00A633FA">
        <w:rPr>
          <w:rFonts w:cs="Calibri"/>
        </w:rPr>
        <w:t xml:space="preserve">’s failure to meet agreed standards of performance, are not to be construed as penalties, and are not exclusive of other remedies to which Customer may be entitled at law or in equity in the event that </w:t>
      </w:r>
      <w:r w:rsidR="0063222D">
        <w:rPr>
          <w:rFonts w:cs="Calibri"/>
        </w:rPr>
        <w:t>Company</w:t>
      </w:r>
      <w:r w:rsidRPr="00A633FA">
        <w:rPr>
          <w:rFonts w:cs="Calibri"/>
        </w:rPr>
        <w:t xml:space="preserve"> fails to meet its obligations under this Agreement.  </w:t>
      </w:r>
    </w:p>
    <w:p w14:paraId="1FBB03AF" w14:textId="77777777" w:rsidR="00633EBC" w:rsidRPr="00A633FA" w:rsidRDefault="00633EBC" w:rsidP="00633EBC">
      <w:pPr>
        <w:numPr>
          <w:ilvl w:val="0"/>
          <w:numId w:val="31"/>
        </w:numPr>
        <w:spacing w:after="160"/>
        <w:contextualSpacing/>
        <w:rPr>
          <w:rFonts w:cs="Calibri"/>
        </w:rPr>
      </w:pPr>
      <w:r w:rsidRPr="00A633FA">
        <w:rPr>
          <w:rFonts w:cs="Calibri"/>
        </w:rPr>
        <w:t xml:space="preserve">To the extent necessary to assist </w:t>
      </w:r>
      <w:r w:rsidR="0063222D">
        <w:rPr>
          <w:rFonts w:cs="Calibri"/>
        </w:rPr>
        <w:t>Company</w:t>
      </w:r>
      <w:r w:rsidRPr="00A633FA">
        <w:rPr>
          <w:rFonts w:cs="Calibri"/>
        </w:rPr>
        <w:t xml:space="preserve"> with root cause analysis of Issues, Customer will cooperate with </w:t>
      </w:r>
      <w:r w:rsidR="0063222D">
        <w:rPr>
          <w:rFonts w:cs="Calibri"/>
        </w:rPr>
        <w:t>Company</w:t>
      </w:r>
      <w:r w:rsidRPr="00A633FA">
        <w:rPr>
          <w:rFonts w:cs="Calibri"/>
        </w:rPr>
        <w:t xml:space="preserve"> to provide available information concerning the Issue and to provide reasonable access to available resources.  To the extent that </w:t>
      </w:r>
      <w:r w:rsidR="0063222D">
        <w:rPr>
          <w:rFonts w:cs="Calibri"/>
        </w:rPr>
        <w:t>Company</w:t>
      </w:r>
      <w:r w:rsidRPr="00A633FA">
        <w:rPr>
          <w:rFonts w:cs="Calibri"/>
        </w:rPr>
        <w:t xml:space="preserve">’s ability to perform hereunder is directly dependent upon Customer’s response, and </w:t>
      </w:r>
      <w:r w:rsidR="0063222D">
        <w:rPr>
          <w:rFonts w:cs="Calibri"/>
        </w:rPr>
        <w:t>Company</w:t>
      </w:r>
      <w:r w:rsidRPr="00A633FA">
        <w:rPr>
          <w:rFonts w:cs="Calibri"/>
        </w:rPr>
        <w:t xml:space="preserve"> has made Customer aware of such dependence, </w:t>
      </w:r>
      <w:r w:rsidR="0063222D">
        <w:rPr>
          <w:rFonts w:cs="Calibri"/>
        </w:rPr>
        <w:t>Company</w:t>
      </w:r>
      <w:r w:rsidRPr="00A633FA">
        <w:rPr>
          <w:rFonts w:cs="Calibri"/>
        </w:rPr>
        <w:t xml:space="preserve">’s Time to Resolution of the underlying Issue shall be extended for the period of time so delayed.  </w:t>
      </w:r>
    </w:p>
    <w:p w14:paraId="648906BF" w14:textId="77777777" w:rsidR="00633EBC" w:rsidRPr="00A633FA" w:rsidRDefault="0063222D" w:rsidP="00633EBC">
      <w:pPr>
        <w:numPr>
          <w:ilvl w:val="0"/>
          <w:numId w:val="31"/>
        </w:numPr>
        <w:spacing w:after="160" w:line="259" w:lineRule="auto"/>
        <w:contextualSpacing/>
        <w:rPr>
          <w:rFonts w:cs="Calibri"/>
        </w:rPr>
      </w:pPr>
      <w:r>
        <w:rPr>
          <w:rFonts w:cs="Calibri"/>
        </w:rPr>
        <w:t>Company</w:t>
      </w:r>
      <w:r w:rsidR="00633EBC" w:rsidRPr="00A633FA">
        <w:rPr>
          <w:rFonts w:cs="Calibri"/>
        </w:rPr>
        <w:t xml:space="preserve"> shall make a customer support resource with technical knowledge of the Product accessible via telephone to respond to requests for support and to ensure adherence to the Performance Standards set forth herein, including and not limited to </w:t>
      </w:r>
      <w:r>
        <w:rPr>
          <w:rFonts w:cs="Calibri"/>
        </w:rPr>
        <w:t>Company</w:t>
      </w:r>
      <w:r w:rsidR="00633EBC" w:rsidRPr="00A633FA">
        <w:rPr>
          <w:rFonts w:cs="Calibri"/>
        </w:rPr>
        <w:t xml:space="preserve">’s Time to Response regarding Severity 1 and Severity 2 Issues discovered by </w:t>
      </w:r>
      <w:r>
        <w:rPr>
          <w:rFonts w:cs="Calibri"/>
        </w:rPr>
        <w:t>Company</w:t>
      </w:r>
      <w:r w:rsidR="00633EBC" w:rsidRPr="00A633FA">
        <w:rPr>
          <w:rFonts w:cs="Calibri"/>
        </w:rPr>
        <w:t xml:space="preserve"> and not yet encountered by Customer.  </w:t>
      </w:r>
    </w:p>
    <w:p w14:paraId="77D4B3BC" w14:textId="77777777" w:rsidR="00633EBC" w:rsidRPr="00A633FA" w:rsidRDefault="0063222D" w:rsidP="00633EBC">
      <w:pPr>
        <w:numPr>
          <w:ilvl w:val="0"/>
          <w:numId w:val="31"/>
        </w:numPr>
        <w:spacing w:after="160" w:line="259" w:lineRule="auto"/>
        <w:contextualSpacing/>
        <w:rPr>
          <w:rFonts w:cs="Calibri"/>
        </w:rPr>
      </w:pPr>
      <w:r>
        <w:rPr>
          <w:rFonts w:cs="Calibri"/>
        </w:rPr>
        <w:t>Company</w:t>
      </w:r>
      <w:r w:rsidR="00633EBC" w:rsidRPr="00A633FA">
        <w:rPr>
          <w:rFonts w:cs="Calibri"/>
        </w:rPr>
        <w:t xml:space="preserve"> shall meet the Performance Standards reflected in </w:t>
      </w:r>
      <w:r w:rsidR="00633EBC" w:rsidRPr="00A633FA">
        <w:rPr>
          <w:rFonts w:cs="Calibri"/>
          <w:b/>
        </w:rPr>
        <w:t xml:space="preserve">Table 1 </w:t>
      </w:r>
      <w:r w:rsidR="00633EBC" w:rsidRPr="00A633FA">
        <w:rPr>
          <w:rFonts w:cs="Calibri"/>
        </w:rPr>
        <w:t xml:space="preserve">below (“Support and Issue Resolution Performance Standards”). </w:t>
      </w:r>
    </w:p>
    <w:p w14:paraId="36003825" w14:textId="77777777" w:rsidR="00633EBC" w:rsidRDefault="00633EBC" w:rsidP="00633EBC">
      <w:pPr>
        <w:ind w:left="360" w:right="-360" w:hanging="360"/>
        <w:rPr>
          <w:rFonts w:cs="Calibri"/>
        </w:rPr>
      </w:pPr>
    </w:p>
    <w:p w14:paraId="4176BF3B" w14:textId="77777777" w:rsidR="00633EBC" w:rsidRDefault="00633EBC" w:rsidP="00633EBC">
      <w:pPr>
        <w:pStyle w:val="BlockText"/>
      </w:pPr>
    </w:p>
    <w:p w14:paraId="03930178" w14:textId="77777777" w:rsidR="00633EBC" w:rsidRDefault="00633EBC" w:rsidP="00633EBC">
      <w:pPr>
        <w:pStyle w:val="BlockText"/>
      </w:pPr>
    </w:p>
    <w:p w14:paraId="39AC1390" w14:textId="77777777" w:rsidR="00633EBC" w:rsidRDefault="00633EBC" w:rsidP="00633EBC">
      <w:pPr>
        <w:pStyle w:val="BlockText"/>
      </w:pPr>
    </w:p>
    <w:p w14:paraId="19775348" w14:textId="77777777" w:rsidR="00633EBC" w:rsidRDefault="00633EBC" w:rsidP="00633EBC">
      <w:pPr>
        <w:pStyle w:val="BlockText"/>
      </w:pPr>
    </w:p>
    <w:p w14:paraId="11C2AE13" w14:textId="77777777" w:rsidR="00633EBC" w:rsidRPr="00BD00E1" w:rsidRDefault="00633EBC" w:rsidP="00633EBC">
      <w:pPr>
        <w:pStyle w:val="BlockText"/>
      </w:pPr>
    </w:p>
    <w:p w14:paraId="749CDC3A" w14:textId="77777777" w:rsidR="00633EBC" w:rsidRPr="00A633FA" w:rsidRDefault="00633EBC" w:rsidP="00633EBC">
      <w:pPr>
        <w:ind w:left="720"/>
        <w:rPr>
          <w:rFonts w:cs="Calibri"/>
          <w:b/>
          <w:u w:val="single"/>
        </w:rPr>
      </w:pPr>
      <w:r w:rsidRPr="00A633FA">
        <w:rPr>
          <w:rFonts w:cs="Calibri"/>
          <w:b/>
          <w:u w:val="single"/>
        </w:rPr>
        <w:t>Table 1:  Support and Issue Resolution Performance Standards</w:t>
      </w:r>
    </w:p>
    <w:tbl>
      <w:tblPr>
        <w:tblStyle w:val="TableGrid2"/>
        <w:tblW w:w="9090" w:type="dxa"/>
        <w:tblInd w:w="468" w:type="dxa"/>
        <w:tblLayout w:type="fixed"/>
        <w:tblLook w:val="04A0" w:firstRow="1" w:lastRow="0" w:firstColumn="1" w:lastColumn="0" w:noHBand="0" w:noVBand="1"/>
      </w:tblPr>
      <w:tblGrid>
        <w:gridCol w:w="1170"/>
        <w:gridCol w:w="4500"/>
        <w:gridCol w:w="1710"/>
        <w:gridCol w:w="1710"/>
      </w:tblGrid>
      <w:tr w:rsidR="00633EBC" w:rsidRPr="00A633FA" w14:paraId="0C44130F" w14:textId="77777777" w:rsidTr="00633EBC">
        <w:trPr>
          <w:cantSplit/>
          <w:tblHeader/>
        </w:trPr>
        <w:tc>
          <w:tcPr>
            <w:tcW w:w="1170" w:type="dxa"/>
          </w:tcPr>
          <w:p w14:paraId="40B9884B" w14:textId="77777777" w:rsidR="00633EBC" w:rsidRPr="00A633FA" w:rsidRDefault="00633EBC" w:rsidP="00633EBC">
            <w:pPr>
              <w:jc w:val="center"/>
              <w:rPr>
                <w:rFonts w:ascii="Bookman Old Style" w:hAnsi="Bookman Old Style" w:cs="Calibri"/>
                <w:sz w:val="20"/>
              </w:rPr>
            </w:pPr>
          </w:p>
          <w:p w14:paraId="28AE7C64"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Issue Severity</w:t>
            </w:r>
          </w:p>
        </w:tc>
        <w:tc>
          <w:tcPr>
            <w:tcW w:w="4500" w:type="dxa"/>
          </w:tcPr>
          <w:p w14:paraId="48E6C552" w14:textId="77777777" w:rsidR="00633EBC" w:rsidRPr="00A633FA" w:rsidRDefault="00633EBC" w:rsidP="00633EBC">
            <w:pPr>
              <w:jc w:val="center"/>
              <w:rPr>
                <w:rFonts w:ascii="Bookman Old Style" w:hAnsi="Bookman Old Style" w:cs="Calibri"/>
                <w:sz w:val="20"/>
              </w:rPr>
            </w:pPr>
          </w:p>
          <w:p w14:paraId="582CAF15"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Performance Standard</w:t>
            </w:r>
          </w:p>
        </w:tc>
        <w:tc>
          <w:tcPr>
            <w:tcW w:w="1710" w:type="dxa"/>
          </w:tcPr>
          <w:p w14:paraId="45459FBB" w14:textId="77777777" w:rsidR="00633EBC" w:rsidRPr="00A633FA" w:rsidRDefault="00633EBC" w:rsidP="00633EBC">
            <w:pPr>
              <w:jc w:val="center"/>
              <w:rPr>
                <w:rFonts w:ascii="Bookman Old Style" w:hAnsi="Bookman Old Style" w:cs="Calibri"/>
                <w:sz w:val="20"/>
              </w:rPr>
            </w:pPr>
          </w:p>
          <w:p w14:paraId="1B0DA061"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Measurement</w:t>
            </w:r>
          </w:p>
          <w:p w14:paraId="74CE5BBD"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Reporting Frequency</w:t>
            </w:r>
          </w:p>
        </w:tc>
        <w:tc>
          <w:tcPr>
            <w:tcW w:w="1710" w:type="dxa"/>
          </w:tcPr>
          <w:p w14:paraId="2BA24BD6"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Percentage of  1/12</w:t>
            </w:r>
            <w:r w:rsidRPr="00A633FA">
              <w:rPr>
                <w:rFonts w:ascii="Bookman Old Style" w:hAnsi="Bookman Old Style" w:cs="Calibri"/>
                <w:sz w:val="20"/>
                <w:vertAlign w:val="superscript"/>
              </w:rPr>
              <w:t>th</w:t>
            </w:r>
            <w:r w:rsidRPr="00A633FA">
              <w:rPr>
                <w:rFonts w:ascii="Bookman Old Style" w:hAnsi="Bookman Old Style" w:cs="Calibri"/>
                <w:sz w:val="20"/>
              </w:rPr>
              <w:t xml:space="preserve"> of Annual Fee due to Customer for failure to achieve Performance Standard</w:t>
            </w:r>
          </w:p>
        </w:tc>
      </w:tr>
      <w:tr w:rsidR="00633EBC" w:rsidRPr="00A633FA" w14:paraId="51AB7B88" w14:textId="77777777" w:rsidTr="00633EBC">
        <w:trPr>
          <w:cantSplit/>
        </w:trPr>
        <w:tc>
          <w:tcPr>
            <w:tcW w:w="1170" w:type="dxa"/>
            <w:vMerge w:val="restart"/>
            <w:vAlign w:val="center"/>
          </w:tcPr>
          <w:p w14:paraId="2A9BD069" w14:textId="77777777" w:rsidR="00633EBC" w:rsidRPr="00A633FA" w:rsidRDefault="00633EBC" w:rsidP="00633EBC">
            <w:pPr>
              <w:jc w:val="center"/>
              <w:rPr>
                <w:rFonts w:ascii="Bookman Old Style" w:hAnsi="Bookman Old Style" w:cs="Calibri"/>
                <w:sz w:val="20"/>
              </w:rPr>
            </w:pPr>
          </w:p>
          <w:p w14:paraId="36971B32" w14:textId="77777777" w:rsidR="00633EBC" w:rsidRPr="00A633FA" w:rsidRDefault="00633EBC" w:rsidP="00633EBC">
            <w:pPr>
              <w:jc w:val="center"/>
              <w:rPr>
                <w:rFonts w:ascii="Bookman Old Style" w:hAnsi="Bookman Old Style" w:cs="Calibri"/>
                <w:sz w:val="20"/>
              </w:rPr>
            </w:pPr>
          </w:p>
          <w:p w14:paraId="5DFB18D7" w14:textId="77777777" w:rsidR="00633EBC" w:rsidRPr="00A633FA" w:rsidRDefault="00633EBC" w:rsidP="00633EBC">
            <w:pPr>
              <w:jc w:val="center"/>
              <w:rPr>
                <w:rFonts w:ascii="Bookman Old Style" w:hAnsi="Bookman Old Style" w:cs="Calibri"/>
                <w:sz w:val="20"/>
              </w:rPr>
            </w:pPr>
          </w:p>
          <w:p w14:paraId="04F4DB7B" w14:textId="77777777" w:rsidR="00633EBC" w:rsidRPr="00A633FA" w:rsidRDefault="00633EBC" w:rsidP="00633EBC">
            <w:pPr>
              <w:jc w:val="center"/>
              <w:rPr>
                <w:rFonts w:ascii="Bookman Old Style" w:hAnsi="Bookman Old Style" w:cs="Calibri"/>
                <w:sz w:val="20"/>
              </w:rPr>
            </w:pPr>
          </w:p>
          <w:p w14:paraId="4094BC53" w14:textId="77777777" w:rsidR="00633EBC" w:rsidRPr="00A633FA" w:rsidRDefault="00633EBC" w:rsidP="00633EBC">
            <w:pPr>
              <w:jc w:val="center"/>
              <w:rPr>
                <w:rFonts w:ascii="Bookman Old Style" w:hAnsi="Bookman Old Style" w:cs="Calibri"/>
                <w:sz w:val="20"/>
              </w:rPr>
            </w:pPr>
          </w:p>
          <w:p w14:paraId="2509904C" w14:textId="77777777" w:rsidR="00633EBC" w:rsidRPr="00A633FA" w:rsidRDefault="00633EBC" w:rsidP="00633EBC">
            <w:pPr>
              <w:jc w:val="center"/>
              <w:rPr>
                <w:rFonts w:ascii="Bookman Old Style" w:hAnsi="Bookman Old Style" w:cs="Calibri"/>
                <w:sz w:val="20"/>
              </w:rPr>
            </w:pPr>
          </w:p>
          <w:p w14:paraId="7AF18CC5" w14:textId="77777777" w:rsidR="00633EBC" w:rsidRPr="00A633FA" w:rsidRDefault="00633EBC" w:rsidP="00633EBC">
            <w:pPr>
              <w:jc w:val="center"/>
              <w:rPr>
                <w:rFonts w:ascii="Bookman Old Style" w:hAnsi="Bookman Old Style" w:cs="Calibri"/>
                <w:sz w:val="20"/>
              </w:rPr>
            </w:pPr>
          </w:p>
          <w:p w14:paraId="1FB2679E" w14:textId="77777777" w:rsidR="00633EBC" w:rsidRPr="00A633FA" w:rsidRDefault="00633EBC" w:rsidP="00633EBC">
            <w:pPr>
              <w:jc w:val="center"/>
              <w:rPr>
                <w:rFonts w:ascii="Bookman Old Style" w:hAnsi="Bookman Old Style" w:cs="Calibri"/>
                <w:sz w:val="20"/>
              </w:rPr>
            </w:pPr>
          </w:p>
          <w:p w14:paraId="1A3DCA3A"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1</w:t>
            </w:r>
          </w:p>
          <w:p w14:paraId="4F83E4E4" w14:textId="77777777" w:rsidR="00633EBC" w:rsidRPr="00A633FA" w:rsidRDefault="00633EBC" w:rsidP="00633EBC">
            <w:pPr>
              <w:jc w:val="center"/>
              <w:rPr>
                <w:rFonts w:ascii="Bookman Old Style" w:hAnsi="Bookman Old Style" w:cs="Calibri"/>
                <w:sz w:val="20"/>
              </w:rPr>
            </w:pPr>
          </w:p>
          <w:p w14:paraId="11F0E628" w14:textId="77777777" w:rsidR="00633EBC" w:rsidRPr="00A633FA" w:rsidRDefault="00633EBC" w:rsidP="00633EBC">
            <w:pPr>
              <w:jc w:val="center"/>
              <w:rPr>
                <w:rFonts w:ascii="Bookman Old Style" w:hAnsi="Bookman Old Style" w:cs="Calibri"/>
                <w:sz w:val="20"/>
              </w:rPr>
            </w:pPr>
          </w:p>
          <w:p w14:paraId="61BA5283" w14:textId="77777777" w:rsidR="00633EBC" w:rsidRPr="00A633FA" w:rsidRDefault="00633EBC" w:rsidP="00633EBC">
            <w:pPr>
              <w:jc w:val="center"/>
              <w:rPr>
                <w:rFonts w:ascii="Bookman Old Style" w:hAnsi="Bookman Old Style" w:cs="Calibri"/>
                <w:sz w:val="20"/>
              </w:rPr>
            </w:pPr>
          </w:p>
          <w:p w14:paraId="43FC5E74" w14:textId="77777777" w:rsidR="00633EBC" w:rsidRPr="00A633FA" w:rsidRDefault="00633EBC" w:rsidP="00633EBC">
            <w:pPr>
              <w:jc w:val="center"/>
              <w:rPr>
                <w:rFonts w:ascii="Bookman Old Style" w:hAnsi="Bookman Old Style" w:cs="Calibri"/>
                <w:sz w:val="20"/>
              </w:rPr>
            </w:pPr>
          </w:p>
          <w:p w14:paraId="43C07370" w14:textId="77777777" w:rsidR="00633EBC" w:rsidRPr="00A633FA" w:rsidRDefault="00633EBC" w:rsidP="00633EBC">
            <w:pPr>
              <w:jc w:val="center"/>
              <w:rPr>
                <w:rFonts w:ascii="Bookman Old Style" w:hAnsi="Bookman Old Style" w:cs="Calibri"/>
                <w:sz w:val="20"/>
              </w:rPr>
            </w:pPr>
          </w:p>
          <w:p w14:paraId="49196DB9" w14:textId="77777777" w:rsidR="00633EBC" w:rsidRPr="00A633FA" w:rsidRDefault="00633EBC" w:rsidP="00633EBC">
            <w:pPr>
              <w:jc w:val="center"/>
              <w:rPr>
                <w:rFonts w:ascii="Bookman Old Style" w:hAnsi="Bookman Old Style" w:cs="Calibri"/>
                <w:sz w:val="20"/>
              </w:rPr>
            </w:pPr>
          </w:p>
        </w:tc>
        <w:tc>
          <w:tcPr>
            <w:tcW w:w="4500" w:type="dxa"/>
            <w:vAlign w:val="center"/>
          </w:tcPr>
          <w:p w14:paraId="6F932A78" w14:textId="77777777" w:rsidR="00633EBC" w:rsidRPr="00A633FA" w:rsidRDefault="00633EBC" w:rsidP="00633EBC">
            <w:pPr>
              <w:jc w:val="left"/>
              <w:rPr>
                <w:rFonts w:ascii="Bookman Old Style" w:hAnsi="Bookman Old Style" w:cs="Calibri"/>
                <w:sz w:val="20"/>
              </w:rPr>
            </w:pPr>
            <w:r w:rsidRPr="00A633FA">
              <w:rPr>
                <w:rFonts w:ascii="Bookman Old Style" w:hAnsi="Bookman Old Style" w:cs="Calibri"/>
                <w:sz w:val="20"/>
              </w:rPr>
              <w:t xml:space="preserve">Severity 1 Issues discovered by </w:t>
            </w:r>
            <w:r w:rsidR="0063222D">
              <w:rPr>
                <w:rFonts w:ascii="Bookman Old Style" w:hAnsi="Bookman Old Style" w:cs="Calibri"/>
                <w:sz w:val="20"/>
              </w:rPr>
              <w:t>Company</w:t>
            </w:r>
            <w:r w:rsidRPr="00A633FA">
              <w:rPr>
                <w:rFonts w:ascii="Bookman Old Style" w:hAnsi="Bookman Old Style" w:cs="Calibri"/>
                <w:sz w:val="20"/>
              </w:rPr>
              <w:t xml:space="preserve"> or reported by Customer in the measurement period meet the following Time to Response and Time to Resolution measures:</w:t>
            </w:r>
          </w:p>
          <w:p w14:paraId="7BD13CBE" w14:textId="77777777" w:rsidR="00633EBC" w:rsidRPr="00A633FA" w:rsidRDefault="00633EBC" w:rsidP="00633EBC">
            <w:pPr>
              <w:ind w:left="720"/>
              <w:jc w:val="left"/>
              <w:rPr>
                <w:rFonts w:ascii="Bookman Old Style" w:hAnsi="Bookman Old Style" w:cs="Calibri"/>
                <w:sz w:val="20"/>
              </w:rPr>
            </w:pPr>
            <w:r w:rsidRPr="00A633FA">
              <w:rPr>
                <w:rFonts w:ascii="Bookman Old Style" w:hAnsi="Bookman Old Style" w:cs="Calibri"/>
                <w:sz w:val="20"/>
              </w:rPr>
              <w:t>Time to Response &lt; 1 Hour</w:t>
            </w:r>
          </w:p>
          <w:p w14:paraId="25144EAB" w14:textId="77777777" w:rsidR="00633EBC" w:rsidRPr="00A633FA" w:rsidRDefault="00633EBC" w:rsidP="00633EBC">
            <w:pPr>
              <w:ind w:left="720"/>
              <w:jc w:val="left"/>
              <w:rPr>
                <w:rFonts w:ascii="Bookman Old Style" w:hAnsi="Bookman Old Style" w:cs="Calibri"/>
                <w:sz w:val="20"/>
              </w:rPr>
            </w:pPr>
            <w:r w:rsidRPr="00A633FA">
              <w:rPr>
                <w:rFonts w:ascii="Bookman Old Style" w:hAnsi="Bookman Old Style" w:cs="Calibri"/>
                <w:sz w:val="20"/>
                <w:vertAlign w:val="superscript"/>
              </w:rPr>
              <w:t>1</w:t>
            </w:r>
            <w:r w:rsidRPr="00A633FA">
              <w:rPr>
                <w:rFonts w:ascii="Bookman Old Style" w:hAnsi="Bookman Old Style" w:cs="Calibri"/>
                <w:sz w:val="20"/>
              </w:rPr>
              <w:t xml:space="preserve">Time to Resolution &lt; 2 Hours </w:t>
            </w:r>
          </w:p>
          <w:p w14:paraId="171AC386" w14:textId="77777777" w:rsidR="00633EBC" w:rsidRPr="00A633FA" w:rsidRDefault="00633EBC" w:rsidP="00633EBC">
            <w:pPr>
              <w:ind w:left="720"/>
              <w:jc w:val="left"/>
              <w:rPr>
                <w:rFonts w:ascii="Bookman Old Style" w:hAnsi="Bookman Old Style" w:cs="Calibri"/>
                <w:sz w:val="20"/>
              </w:rPr>
            </w:pPr>
          </w:p>
          <w:p w14:paraId="78CBB781" w14:textId="77777777" w:rsidR="00633EBC" w:rsidRPr="00A633FA" w:rsidRDefault="0063222D" w:rsidP="00633EBC">
            <w:pPr>
              <w:jc w:val="left"/>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be available for troubleshooting bridges at Humana request.</w:t>
            </w:r>
          </w:p>
          <w:p w14:paraId="3A4BC92C" w14:textId="77777777" w:rsidR="00633EBC" w:rsidRPr="00A633FA" w:rsidRDefault="00633EBC" w:rsidP="00633EBC">
            <w:pPr>
              <w:jc w:val="left"/>
              <w:rPr>
                <w:rFonts w:ascii="Bookman Old Style" w:hAnsi="Bookman Old Style" w:cs="Calibri"/>
                <w:sz w:val="20"/>
              </w:rPr>
            </w:pPr>
          </w:p>
        </w:tc>
        <w:tc>
          <w:tcPr>
            <w:tcW w:w="1710" w:type="dxa"/>
          </w:tcPr>
          <w:p w14:paraId="087179D3" w14:textId="77777777" w:rsidR="00633EBC" w:rsidRPr="00A633FA" w:rsidRDefault="00633EBC" w:rsidP="00633EBC">
            <w:pPr>
              <w:jc w:val="center"/>
              <w:rPr>
                <w:rFonts w:ascii="Bookman Old Style" w:hAnsi="Bookman Old Style" w:cs="Calibri"/>
                <w:sz w:val="20"/>
              </w:rPr>
            </w:pPr>
          </w:p>
          <w:p w14:paraId="045B4928" w14:textId="77777777" w:rsidR="00633EBC" w:rsidRPr="00A633FA" w:rsidRDefault="00633EBC" w:rsidP="00633EBC">
            <w:pPr>
              <w:jc w:val="center"/>
              <w:rPr>
                <w:rFonts w:ascii="Bookman Old Style" w:hAnsi="Bookman Old Style" w:cs="Calibri"/>
                <w:sz w:val="20"/>
              </w:rPr>
            </w:pPr>
          </w:p>
          <w:p w14:paraId="3D122B2B" w14:textId="77777777" w:rsidR="00633EBC" w:rsidRPr="00A633FA" w:rsidRDefault="00633EBC" w:rsidP="00633EBC">
            <w:pPr>
              <w:jc w:val="center"/>
              <w:rPr>
                <w:rFonts w:ascii="Bookman Old Style" w:hAnsi="Bookman Old Style" w:cs="Calibri"/>
                <w:sz w:val="20"/>
              </w:rPr>
            </w:pPr>
          </w:p>
          <w:p w14:paraId="7D0EEDD4" w14:textId="77777777" w:rsidR="00633EBC" w:rsidRPr="00A633FA" w:rsidRDefault="00633EBC" w:rsidP="00633EBC">
            <w:pPr>
              <w:jc w:val="center"/>
              <w:rPr>
                <w:rFonts w:ascii="Bookman Old Style" w:hAnsi="Bookman Old Style" w:cs="Calibri"/>
                <w:sz w:val="20"/>
              </w:rPr>
            </w:pPr>
          </w:p>
          <w:p w14:paraId="40C6DCB8"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Monthly</w:t>
            </w:r>
          </w:p>
        </w:tc>
        <w:tc>
          <w:tcPr>
            <w:tcW w:w="1710" w:type="dxa"/>
          </w:tcPr>
          <w:p w14:paraId="280E5EAE" w14:textId="77777777" w:rsidR="00633EBC" w:rsidRPr="00A633FA" w:rsidRDefault="00633EBC" w:rsidP="00633EBC">
            <w:pPr>
              <w:jc w:val="center"/>
              <w:rPr>
                <w:rFonts w:ascii="Bookman Old Style" w:hAnsi="Bookman Old Style" w:cs="Calibri"/>
                <w:sz w:val="20"/>
              </w:rPr>
            </w:pPr>
          </w:p>
          <w:p w14:paraId="4A52F8E6" w14:textId="77777777" w:rsidR="00633EBC" w:rsidRPr="00A633FA" w:rsidRDefault="00633EBC" w:rsidP="00633EBC">
            <w:pPr>
              <w:jc w:val="center"/>
              <w:rPr>
                <w:rFonts w:ascii="Bookman Old Style" w:hAnsi="Bookman Old Style" w:cs="Calibri"/>
                <w:sz w:val="20"/>
              </w:rPr>
            </w:pPr>
          </w:p>
          <w:p w14:paraId="6C237887" w14:textId="77777777" w:rsidR="00633EBC" w:rsidRPr="00A633FA" w:rsidRDefault="00633EBC" w:rsidP="00633EBC">
            <w:pPr>
              <w:jc w:val="center"/>
              <w:rPr>
                <w:rFonts w:ascii="Bookman Old Style" w:hAnsi="Bookman Old Style" w:cs="Calibri"/>
                <w:sz w:val="20"/>
              </w:rPr>
            </w:pPr>
          </w:p>
          <w:p w14:paraId="27D3BF3E" w14:textId="77777777" w:rsidR="00633EBC" w:rsidRPr="00A633FA" w:rsidRDefault="00633EBC" w:rsidP="00633EBC">
            <w:pPr>
              <w:jc w:val="center"/>
              <w:rPr>
                <w:rFonts w:ascii="Bookman Old Style" w:hAnsi="Bookman Old Style" w:cs="Calibri"/>
                <w:sz w:val="20"/>
              </w:rPr>
            </w:pPr>
          </w:p>
          <w:p w14:paraId="015C6C18"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10%</w:t>
            </w:r>
          </w:p>
        </w:tc>
      </w:tr>
      <w:tr w:rsidR="00633EBC" w:rsidRPr="00A633FA" w14:paraId="39A7E1FB" w14:textId="77777777" w:rsidTr="00633EBC">
        <w:trPr>
          <w:cantSplit/>
        </w:trPr>
        <w:tc>
          <w:tcPr>
            <w:tcW w:w="1170" w:type="dxa"/>
            <w:vMerge/>
            <w:vAlign w:val="center"/>
          </w:tcPr>
          <w:p w14:paraId="3AAEEDB2" w14:textId="77777777" w:rsidR="00633EBC" w:rsidRPr="00A633FA" w:rsidRDefault="00633EBC" w:rsidP="00633EBC">
            <w:pPr>
              <w:jc w:val="center"/>
              <w:rPr>
                <w:rFonts w:ascii="Bookman Old Style" w:hAnsi="Bookman Old Style" w:cs="Calibri"/>
                <w:sz w:val="20"/>
              </w:rPr>
            </w:pPr>
          </w:p>
        </w:tc>
        <w:tc>
          <w:tcPr>
            <w:tcW w:w="4500" w:type="dxa"/>
            <w:vAlign w:val="center"/>
          </w:tcPr>
          <w:p w14:paraId="63E18A12" w14:textId="77777777" w:rsidR="00633EBC" w:rsidRPr="00A633FA" w:rsidRDefault="00633EBC" w:rsidP="00633EBC">
            <w:pPr>
              <w:jc w:val="left"/>
              <w:rPr>
                <w:rFonts w:ascii="Bookman Old Style" w:hAnsi="Bookman Old Style" w:cs="Calibri"/>
                <w:sz w:val="20"/>
              </w:rPr>
            </w:pPr>
          </w:p>
          <w:p w14:paraId="5E7ACE85" w14:textId="77777777" w:rsidR="00633EBC" w:rsidRPr="00A633FA" w:rsidRDefault="0063222D" w:rsidP="00633EBC">
            <w:pPr>
              <w:jc w:val="left"/>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provide a status update every 2 Hours.  </w:t>
            </w:r>
          </w:p>
          <w:p w14:paraId="2851B96E" w14:textId="77777777" w:rsidR="00633EBC" w:rsidRPr="00A633FA" w:rsidRDefault="00633EBC" w:rsidP="00633EBC">
            <w:pPr>
              <w:jc w:val="left"/>
              <w:rPr>
                <w:rFonts w:ascii="Bookman Old Style" w:hAnsi="Bookman Old Style" w:cs="Calibri"/>
                <w:sz w:val="20"/>
              </w:rPr>
            </w:pPr>
          </w:p>
          <w:p w14:paraId="62438720" w14:textId="77777777" w:rsidR="00633EBC" w:rsidRPr="00A633FA" w:rsidRDefault="0063222D" w:rsidP="00633EBC">
            <w:pPr>
              <w:jc w:val="left"/>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provide a Root Cause Report fifteen (15) calendar days following Resolution.</w:t>
            </w:r>
          </w:p>
          <w:p w14:paraId="53A3D27B" w14:textId="77777777" w:rsidR="00633EBC" w:rsidRPr="00A633FA" w:rsidRDefault="00633EBC" w:rsidP="00633EBC">
            <w:pPr>
              <w:jc w:val="left"/>
              <w:rPr>
                <w:rFonts w:ascii="Bookman Old Style" w:hAnsi="Bookman Old Style" w:cs="Calibri"/>
                <w:sz w:val="20"/>
              </w:rPr>
            </w:pPr>
          </w:p>
        </w:tc>
        <w:tc>
          <w:tcPr>
            <w:tcW w:w="1710" w:type="dxa"/>
          </w:tcPr>
          <w:p w14:paraId="4ECE9C30" w14:textId="77777777" w:rsidR="00633EBC" w:rsidRPr="00A633FA" w:rsidRDefault="00633EBC" w:rsidP="00633EBC">
            <w:pPr>
              <w:jc w:val="center"/>
              <w:rPr>
                <w:rFonts w:ascii="Bookman Old Style" w:hAnsi="Bookman Old Style" w:cs="Calibri"/>
                <w:sz w:val="20"/>
              </w:rPr>
            </w:pPr>
          </w:p>
        </w:tc>
        <w:tc>
          <w:tcPr>
            <w:tcW w:w="1710" w:type="dxa"/>
          </w:tcPr>
          <w:p w14:paraId="674ABFAB" w14:textId="77777777" w:rsidR="00633EBC" w:rsidRPr="00A633FA" w:rsidRDefault="00633EBC" w:rsidP="00633EBC">
            <w:pPr>
              <w:jc w:val="center"/>
              <w:rPr>
                <w:rFonts w:ascii="Bookman Old Style" w:hAnsi="Bookman Old Style" w:cs="Calibri"/>
                <w:sz w:val="20"/>
              </w:rPr>
            </w:pPr>
          </w:p>
        </w:tc>
      </w:tr>
      <w:tr w:rsidR="00633EBC" w:rsidRPr="00A633FA" w14:paraId="5A263C77" w14:textId="77777777" w:rsidTr="00633EBC">
        <w:trPr>
          <w:cantSplit/>
        </w:trPr>
        <w:tc>
          <w:tcPr>
            <w:tcW w:w="1170" w:type="dxa"/>
            <w:vMerge w:val="restart"/>
            <w:vAlign w:val="center"/>
          </w:tcPr>
          <w:p w14:paraId="7895325F"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2</w:t>
            </w:r>
          </w:p>
          <w:p w14:paraId="0EBA5EB3" w14:textId="77777777" w:rsidR="00633EBC" w:rsidRPr="00A633FA" w:rsidRDefault="00633EBC" w:rsidP="00633EBC">
            <w:pPr>
              <w:jc w:val="center"/>
              <w:rPr>
                <w:rFonts w:ascii="Bookman Old Style" w:hAnsi="Bookman Old Style" w:cs="Calibri"/>
                <w:sz w:val="20"/>
              </w:rPr>
            </w:pPr>
          </w:p>
        </w:tc>
        <w:tc>
          <w:tcPr>
            <w:tcW w:w="4500" w:type="dxa"/>
            <w:vAlign w:val="center"/>
          </w:tcPr>
          <w:p w14:paraId="1ECFB9FE" w14:textId="77777777" w:rsidR="00633EBC" w:rsidRPr="00A633FA" w:rsidRDefault="00633EBC" w:rsidP="00633EBC">
            <w:pPr>
              <w:rPr>
                <w:rFonts w:ascii="Bookman Old Style" w:hAnsi="Bookman Old Style" w:cs="Calibri"/>
                <w:sz w:val="20"/>
              </w:rPr>
            </w:pPr>
            <w:r w:rsidRPr="00A633FA">
              <w:rPr>
                <w:rFonts w:ascii="Bookman Old Style" w:hAnsi="Bookman Old Style" w:cs="Calibri"/>
                <w:sz w:val="20"/>
              </w:rPr>
              <w:t xml:space="preserve">Severity 2 Issues discovered by </w:t>
            </w:r>
            <w:r w:rsidR="0063222D">
              <w:rPr>
                <w:rFonts w:ascii="Bookman Old Style" w:hAnsi="Bookman Old Style" w:cs="Calibri"/>
                <w:sz w:val="20"/>
              </w:rPr>
              <w:t>Company</w:t>
            </w:r>
            <w:r w:rsidRPr="00A633FA">
              <w:rPr>
                <w:rFonts w:ascii="Bookman Old Style" w:hAnsi="Bookman Old Style" w:cs="Calibri"/>
                <w:sz w:val="20"/>
              </w:rPr>
              <w:t xml:space="preserve"> or reported by Customer in the measurement period meet the following Time to Response and Time to Resolution measures:</w:t>
            </w:r>
          </w:p>
          <w:p w14:paraId="221F0B42" w14:textId="77777777" w:rsidR="00633EBC" w:rsidRPr="00A633FA" w:rsidRDefault="00633EBC" w:rsidP="00633EBC">
            <w:pPr>
              <w:ind w:left="720"/>
              <w:rPr>
                <w:rFonts w:ascii="Bookman Old Style" w:hAnsi="Bookman Old Style" w:cs="Calibri"/>
                <w:sz w:val="20"/>
              </w:rPr>
            </w:pPr>
            <w:r w:rsidRPr="00A633FA">
              <w:rPr>
                <w:rFonts w:ascii="Bookman Old Style" w:hAnsi="Bookman Old Style" w:cs="Calibri"/>
                <w:sz w:val="20"/>
              </w:rPr>
              <w:t>Time to Response &lt; 2 Hour</w:t>
            </w:r>
          </w:p>
          <w:p w14:paraId="1BFFAF7B" w14:textId="77777777" w:rsidR="00633EBC" w:rsidRPr="00A633FA" w:rsidRDefault="00633EBC" w:rsidP="00633EBC">
            <w:pPr>
              <w:ind w:left="720"/>
              <w:jc w:val="left"/>
              <w:rPr>
                <w:rFonts w:ascii="Bookman Old Style" w:hAnsi="Bookman Old Style" w:cs="Calibri"/>
                <w:sz w:val="20"/>
              </w:rPr>
            </w:pPr>
            <w:r w:rsidRPr="00A633FA">
              <w:rPr>
                <w:rFonts w:ascii="Bookman Old Style" w:hAnsi="Bookman Old Style" w:cs="Calibri"/>
                <w:sz w:val="20"/>
                <w:vertAlign w:val="superscript"/>
              </w:rPr>
              <w:t>1</w:t>
            </w:r>
            <w:r w:rsidRPr="00A633FA">
              <w:rPr>
                <w:rFonts w:ascii="Bookman Old Style" w:hAnsi="Bookman Old Style" w:cs="Calibri"/>
                <w:sz w:val="20"/>
              </w:rPr>
              <w:t>Time to Resolution &lt; 6 Hours</w:t>
            </w:r>
          </w:p>
          <w:p w14:paraId="3AFBC69E" w14:textId="77777777" w:rsidR="00633EBC" w:rsidRPr="00A633FA" w:rsidRDefault="00633EBC" w:rsidP="00633EBC">
            <w:pPr>
              <w:ind w:left="720"/>
              <w:jc w:val="left"/>
              <w:rPr>
                <w:rFonts w:ascii="Bookman Old Style" w:hAnsi="Bookman Old Style" w:cs="Calibri"/>
                <w:sz w:val="20"/>
              </w:rPr>
            </w:pPr>
          </w:p>
        </w:tc>
        <w:tc>
          <w:tcPr>
            <w:tcW w:w="1710" w:type="dxa"/>
          </w:tcPr>
          <w:p w14:paraId="67FF796E" w14:textId="77777777" w:rsidR="00633EBC" w:rsidRPr="00A633FA" w:rsidRDefault="00633EBC" w:rsidP="00633EBC">
            <w:pPr>
              <w:jc w:val="left"/>
              <w:rPr>
                <w:rFonts w:ascii="Bookman Old Style" w:hAnsi="Bookman Old Style" w:cs="Calibri"/>
                <w:sz w:val="20"/>
              </w:rPr>
            </w:pPr>
          </w:p>
          <w:p w14:paraId="4EE26F97" w14:textId="77777777" w:rsidR="00633EBC" w:rsidRPr="00A633FA" w:rsidRDefault="00633EBC" w:rsidP="00633EBC">
            <w:pPr>
              <w:jc w:val="left"/>
              <w:rPr>
                <w:rFonts w:ascii="Bookman Old Style" w:hAnsi="Bookman Old Style" w:cs="Calibri"/>
                <w:sz w:val="20"/>
              </w:rPr>
            </w:pPr>
          </w:p>
          <w:p w14:paraId="5FDFCCA5" w14:textId="77777777" w:rsidR="00633EBC" w:rsidRPr="00A633FA" w:rsidRDefault="00633EBC" w:rsidP="00633EBC">
            <w:pPr>
              <w:jc w:val="left"/>
              <w:rPr>
                <w:rFonts w:ascii="Bookman Old Style" w:hAnsi="Bookman Old Style" w:cs="Calibri"/>
                <w:sz w:val="20"/>
              </w:rPr>
            </w:pPr>
          </w:p>
          <w:p w14:paraId="27BAB926"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Monthly</w:t>
            </w:r>
          </w:p>
        </w:tc>
        <w:tc>
          <w:tcPr>
            <w:tcW w:w="1710" w:type="dxa"/>
          </w:tcPr>
          <w:p w14:paraId="415DAD2A" w14:textId="77777777" w:rsidR="00633EBC" w:rsidRPr="00A633FA" w:rsidRDefault="00633EBC" w:rsidP="00633EBC">
            <w:pPr>
              <w:rPr>
                <w:rFonts w:ascii="Bookman Old Style" w:hAnsi="Bookman Old Style" w:cs="Calibri"/>
                <w:sz w:val="20"/>
              </w:rPr>
            </w:pPr>
          </w:p>
          <w:p w14:paraId="41C8ED3D" w14:textId="77777777" w:rsidR="00633EBC" w:rsidRPr="00A633FA" w:rsidRDefault="00633EBC" w:rsidP="00633EBC">
            <w:pPr>
              <w:rPr>
                <w:rFonts w:ascii="Bookman Old Style" w:hAnsi="Bookman Old Style" w:cs="Calibri"/>
                <w:sz w:val="20"/>
              </w:rPr>
            </w:pPr>
          </w:p>
          <w:p w14:paraId="544213DA" w14:textId="77777777" w:rsidR="00633EBC" w:rsidRPr="00A633FA" w:rsidRDefault="00633EBC" w:rsidP="00633EBC">
            <w:pPr>
              <w:rPr>
                <w:rFonts w:ascii="Bookman Old Style" w:hAnsi="Bookman Old Style" w:cs="Calibri"/>
                <w:sz w:val="20"/>
              </w:rPr>
            </w:pPr>
          </w:p>
          <w:p w14:paraId="0600721B"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5%</w:t>
            </w:r>
          </w:p>
        </w:tc>
      </w:tr>
      <w:tr w:rsidR="00633EBC" w:rsidRPr="00A633FA" w14:paraId="752E6638" w14:textId="77777777" w:rsidTr="00633EBC">
        <w:trPr>
          <w:cantSplit/>
        </w:trPr>
        <w:tc>
          <w:tcPr>
            <w:tcW w:w="1170" w:type="dxa"/>
            <w:vMerge/>
            <w:vAlign w:val="center"/>
          </w:tcPr>
          <w:p w14:paraId="07EA8616" w14:textId="77777777" w:rsidR="00633EBC" w:rsidRPr="00A633FA" w:rsidRDefault="00633EBC" w:rsidP="00633EBC">
            <w:pPr>
              <w:jc w:val="center"/>
              <w:rPr>
                <w:rFonts w:ascii="Bookman Old Style" w:hAnsi="Bookman Old Style" w:cs="Calibri"/>
                <w:sz w:val="20"/>
              </w:rPr>
            </w:pPr>
          </w:p>
        </w:tc>
        <w:tc>
          <w:tcPr>
            <w:tcW w:w="4500" w:type="dxa"/>
            <w:vAlign w:val="center"/>
          </w:tcPr>
          <w:p w14:paraId="4B26C033" w14:textId="77777777" w:rsidR="00633EBC" w:rsidRPr="00A633FA" w:rsidRDefault="0063222D" w:rsidP="00633EBC">
            <w:pPr>
              <w:jc w:val="left"/>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be available for troubleshooting bridges at Humana request.</w:t>
            </w:r>
          </w:p>
          <w:p w14:paraId="28A845F0" w14:textId="77777777" w:rsidR="00633EBC" w:rsidRPr="00A633FA" w:rsidRDefault="00633EBC" w:rsidP="00633EBC">
            <w:pPr>
              <w:jc w:val="left"/>
              <w:rPr>
                <w:rFonts w:ascii="Bookman Old Style" w:hAnsi="Bookman Old Style" w:cs="Calibri"/>
                <w:sz w:val="20"/>
              </w:rPr>
            </w:pPr>
          </w:p>
          <w:p w14:paraId="5A8FC0C2" w14:textId="77777777" w:rsidR="00633EBC" w:rsidRPr="00A633FA" w:rsidRDefault="0063222D" w:rsidP="00633EBC">
            <w:pPr>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provide a status update every 6 Hours.</w:t>
            </w:r>
          </w:p>
          <w:p w14:paraId="57E2B1A2" w14:textId="77777777" w:rsidR="00633EBC" w:rsidRPr="00A633FA" w:rsidRDefault="00633EBC" w:rsidP="00633EBC">
            <w:pPr>
              <w:rPr>
                <w:rFonts w:ascii="Bookman Old Style" w:hAnsi="Bookman Old Style" w:cs="Calibri"/>
                <w:sz w:val="20"/>
              </w:rPr>
            </w:pPr>
          </w:p>
          <w:p w14:paraId="2EC587EB" w14:textId="77777777" w:rsidR="00633EBC" w:rsidRPr="00A633FA" w:rsidRDefault="0063222D" w:rsidP="00633EBC">
            <w:pPr>
              <w:rPr>
                <w:rFonts w:ascii="Bookman Old Style" w:hAnsi="Bookman Old Style" w:cs="Calibri"/>
                <w:sz w:val="20"/>
              </w:rPr>
            </w:pPr>
            <w:r>
              <w:rPr>
                <w:rFonts w:ascii="Bookman Old Style" w:hAnsi="Bookman Old Style" w:cs="Calibri"/>
                <w:sz w:val="20"/>
              </w:rPr>
              <w:t>Company</w:t>
            </w:r>
            <w:r w:rsidR="00633EBC" w:rsidRPr="00A633FA">
              <w:rPr>
                <w:rFonts w:ascii="Bookman Old Style" w:hAnsi="Bookman Old Style" w:cs="Calibri"/>
                <w:sz w:val="20"/>
              </w:rPr>
              <w:t xml:space="preserve"> shall provide a Root Cause Report fifteen (15) calendar days following Resolution.</w:t>
            </w:r>
          </w:p>
          <w:p w14:paraId="6AFC03B5" w14:textId="77777777" w:rsidR="00633EBC" w:rsidRPr="00A633FA" w:rsidRDefault="00633EBC" w:rsidP="00633EBC">
            <w:pPr>
              <w:rPr>
                <w:rFonts w:ascii="Bookman Old Style" w:hAnsi="Bookman Old Style" w:cs="Calibri"/>
                <w:sz w:val="20"/>
              </w:rPr>
            </w:pPr>
          </w:p>
        </w:tc>
        <w:tc>
          <w:tcPr>
            <w:tcW w:w="1710" w:type="dxa"/>
          </w:tcPr>
          <w:p w14:paraId="61271F94" w14:textId="77777777" w:rsidR="00633EBC" w:rsidRPr="00A633FA" w:rsidRDefault="00633EBC" w:rsidP="00633EBC">
            <w:pPr>
              <w:jc w:val="center"/>
              <w:rPr>
                <w:rFonts w:ascii="Bookman Old Style" w:hAnsi="Bookman Old Style" w:cs="Calibri"/>
                <w:sz w:val="20"/>
              </w:rPr>
            </w:pPr>
          </w:p>
        </w:tc>
        <w:tc>
          <w:tcPr>
            <w:tcW w:w="1710" w:type="dxa"/>
          </w:tcPr>
          <w:p w14:paraId="34F34F1A" w14:textId="77777777" w:rsidR="00633EBC" w:rsidRPr="00A633FA" w:rsidRDefault="00633EBC" w:rsidP="00633EBC">
            <w:pPr>
              <w:jc w:val="center"/>
              <w:rPr>
                <w:rFonts w:ascii="Bookman Old Style" w:hAnsi="Bookman Old Style" w:cs="Calibri"/>
                <w:sz w:val="20"/>
              </w:rPr>
            </w:pPr>
          </w:p>
        </w:tc>
      </w:tr>
      <w:tr w:rsidR="00633EBC" w:rsidRPr="00A633FA" w14:paraId="203EE236" w14:textId="77777777" w:rsidTr="00633EBC">
        <w:trPr>
          <w:cantSplit/>
        </w:trPr>
        <w:tc>
          <w:tcPr>
            <w:tcW w:w="1170" w:type="dxa"/>
            <w:vAlign w:val="center"/>
          </w:tcPr>
          <w:p w14:paraId="10146104"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lastRenderedPageBreak/>
              <w:t>3</w:t>
            </w:r>
          </w:p>
          <w:p w14:paraId="78DA94DE" w14:textId="77777777" w:rsidR="00633EBC" w:rsidRPr="00A633FA" w:rsidRDefault="00633EBC" w:rsidP="00633EBC">
            <w:pPr>
              <w:jc w:val="center"/>
              <w:rPr>
                <w:rFonts w:ascii="Bookman Old Style" w:hAnsi="Bookman Old Style" w:cs="Calibri"/>
                <w:sz w:val="20"/>
              </w:rPr>
            </w:pPr>
          </w:p>
        </w:tc>
        <w:tc>
          <w:tcPr>
            <w:tcW w:w="4500" w:type="dxa"/>
            <w:vAlign w:val="center"/>
          </w:tcPr>
          <w:p w14:paraId="748DEE40" w14:textId="77777777" w:rsidR="00633EBC" w:rsidRPr="00A633FA" w:rsidRDefault="00633EBC" w:rsidP="00633EBC">
            <w:pPr>
              <w:rPr>
                <w:rFonts w:ascii="Bookman Old Style" w:hAnsi="Bookman Old Style" w:cs="Calibri"/>
                <w:sz w:val="20"/>
              </w:rPr>
            </w:pPr>
            <w:r w:rsidRPr="00A633FA">
              <w:rPr>
                <w:rFonts w:ascii="Bookman Old Style" w:hAnsi="Bookman Old Style" w:cs="Calibri"/>
                <w:sz w:val="20"/>
              </w:rPr>
              <w:t xml:space="preserve">Severity 3 Issues discovered by </w:t>
            </w:r>
            <w:r w:rsidR="0063222D">
              <w:rPr>
                <w:rFonts w:ascii="Bookman Old Style" w:hAnsi="Bookman Old Style" w:cs="Calibri"/>
                <w:sz w:val="20"/>
              </w:rPr>
              <w:t>Company</w:t>
            </w:r>
            <w:r w:rsidRPr="00A633FA">
              <w:rPr>
                <w:rFonts w:ascii="Bookman Old Style" w:hAnsi="Bookman Old Style" w:cs="Calibri"/>
                <w:sz w:val="20"/>
              </w:rPr>
              <w:t xml:space="preserve"> or reported by Customer in the month meet the following Time to Response and Time to Resolution measures:</w:t>
            </w:r>
          </w:p>
          <w:p w14:paraId="03F9F2C8" w14:textId="77777777" w:rsidR="00633EBC" w:rsidRPr="00A633FA" w:rsidRDefault="00633EBC" w:rsidP="00633EBC">
            <w:pPr>
              <w:ind w:left="720"/>
              <w:rPr>
                <w:rFonts w:ascii="Bookman Old Style" w:hAnsi="Bookman Old Style" w:cs="Calibri"/>
                <w:sz w:val="20"/>
              </w:rPr>
            </w:pPr>
            <w:r w:rsidRPr="00A633FA">
              <w:rPr>
                <w:rFonts w:ascii="Bookman Old Style" w:hAnsi="Bookman Old Style" w:cs="Calibri"/>
                <w:sz w:val="20"/>
              </w:rPr>
              <w:t>Time to Response &lt; 1 business day</w:t>
            </w:r>
          </w:p>
          <w:p w14:paraId="26E39AEE" w14:textId="77777777" w:rsidR="00633EBC" w:rsidRPr="00A633FA" w:rsidRDefault="00633EBC" w:rsidP="00633EBC">
            <w:pPr>
              <w:ind w:left="720"/>
              <w:rPr>
                <w:rFonts w:ascii="Bookman Old Style" w:hAnsi="Bookman Old Style" w:cs="Calibri"/>
                <w:sz w:val="20"/>
              </w:rPr>
            </w:pPr>
            <w:r w:rsidRPr="00A633FA">
              <w:rPr>
                <w:rFonts w:ascii="Bookman Old Style" w:hAnsi="Bookman Old Style" w:cs="Calibri"/>
                <w:sz w:val="20"/>
              </w:rPr>
              <w:t>Time to Resolution &lt; 10 business days</w:t>
            </w:r>
          </w:p>
          <w:p w14:paraId="04BB5FC0" w14:textId="77777777" w:rsidR="00633EBC" w:rsidRPr="00A633FA" w:rsidRDefault="00633EBC" w:rsidP="00633EBC">
            <w:pPr>
              <w:ind w:left="720"/>
              <w:rPr>
                <w:rFonts w:ascii="Bookman Old Style" w:hAnsi="Bookman Old Style" w:cs="Calibri"/>
                <w:sz w:val="20"/>
              </w:rPr>
            </w:pPr>
          </w:p>
        </w:tc>
        <w:tc>
          <w:tcPr>
            <w:tcW w:w="1710" w:type="dxa"/>
          </w:tcPr>
          <w:p w14:paraId="23550093" w14:textId="77777777" w:rsidR="00633EBC" w:rsidRPr="00A633FA" w:rsidRDefault="00633EBC" w:rsidP="00633EBC">
            <w:pPr>
              <w:jc w:val="center"/>
              <w:rPr>
                <w:rFonts w:ascii="Bookman Old Style" w:hAnsi="Bookman Old Style" w:cs="Calibri"/>
                <w:sz w:val="20"/>
              </w:rPr>
            </w:pPr>
          </w:p>
          <w:p w14:paraId="0F03C73F" w14:textId="77777777" w:rsidR="00633EBC" w:rsidRPr="00A633FA" w:rsidRDefault="00633EBC" w:rsidP="00633EBC">
            <w:pPr>
              <w:jc w:val="center"/>
              <w:rPr>
                <w:rFonts w:ascii="Bookman Old Style" w:hAnsi="Bookman Old Style" w:cs="Calibri"/>
                <w:sz w:val="20"/>
              </w:rPr>
            </w:pPr>
          </w:p>
          <w:p w14:paraId="1EFF6613" w14:textId="77777777" w:rsidR="00633EBC" w:rsidRPr="00A633FA" w:rsidRDefault="00633EBC" w:rsidP="00633EBC">
            <w:pPr>
              <w:jc w:val="center"/>
              <w:rPr>
                <w:rFonts w:ascii="Bookman Old Style" w:hAnsi="Bookman Old Style" w:cs="Calibri"/>
                <w:sz w:val="20"/>
              </w:rPr>
            </w:pPr>
          </w:p>
          <w:p w14:paraId="46FBA47E"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Monthly</w:t>
            </w:r>
          </w:p>
        </w:tc>
        <w:tc>
          <w:tcPr>
            <w:tcW w:w="1710" w:type="dxa"/>
          </w:tcPr>
          <w:p w14:paraId="3EE25B74" w14:textId="77777777" w:rsidR="00633EBC" w:rsidRPr="00A633FA" w:rsidRDefault="00633EBC" w:rsidP="00633EBC">
            <w:pPr>
              <w:jc w:val="center"/>
              <w:rPr>
                <w:rFonts w:ascii="Bookman Old Style" w:hAnsi="Bookman Old Style" w:cs="Calibri"/>
                <w:sz w:val="20"/>
              </w:rPr>
            </w:pPr>
          </w:p>
          <w:p w14:paraId="0CDB3747" w14:textId="77777777" w:rsidR="00633EBC" w:rsidRPr="00A633FA" w:rsidRDefault="00633EBC" w:rsidP="00633EBC">
            <w:pPr>
              <w:jc w:val="center"/>
              <w:rPr>
                <w:rFonts w:ascii="Bookman Old Style" w:hAnsi="Bookman Old Style" w:cs="Calibri"/>
                <w:sz w:val="20"/>
              </w:rPr>
            </w:pPr>
          </w:p>
          <w:p w14:paraId="50E452DE" w14:textId="77777777" w:rsidR="00633EBC" w:rsidRPr="00A633FA" w:rsidRDefault="00633EBC" w:rsidP="00633EBC">
            <w:pPr>
              <w:jc w:val="center"/>
              <w:rPr>
                <w:rFonts w:ascii="Bookman Old Style" w:hAnsi="Bookman Old Style" w:cs="Calibri"/>
                <w:sz w:val="20"/>
              </w:rPr>
            </w:pPr>
          </w:p>
          <w:p w14:paraId="624BF1B4"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2%</w:t>
            </w:r>
          </w:p>
          <w:p w14:paraId="1684652E" w14:textId="77777777" w:rsidR="00633EBC" w:rsidRPr="00A633FA" w:rsidRDefault="00633EBC" w:rsidP="00633EBC">
            <w:pPr>
              <w:jc w:val="center"/>
              <w:rPr>
                <w:rFonts w:ascii="Bookman Old Style" w:hAnsi="Bookman Old Style" w:cs="Calibri"/>
                <w:sz w:val="20"/>
              </w:rPr>
            </w:pPr>
          </w:p>
          <w:p w14:paraId="702A4091" w14:textId="77777777" w:rsidR="00633EBC" w:rsidRPr="00A633FA" w:rsidRDefault="00633EBC" w:rsidP="00633EBC">
            <w:pPr>
              <w:jc w:val="center"/>
              <w:rPr>
                <w:rFonts w:ascii="Bookman Old Style" w:hAnsi="Bookman Old Style" w:cs="Calibri"/>
                <w:sz w:val="20"/>
              </w:rPr>
            </w:pPr>
          </w:p>
          <w:p w14:paraId="1FFBF6FC" w14:textId="77777777" w:rsidR="00633EBC" w:rsidRPr="00A633FA" w:rsidRDefault="00633EBC" w:rsidP="00633EBC">
            <w:pPr>
              <w:jc w:val="center"/>
              <w:rPr>
                <w:rFonts w:ascii="Bookman Old Style" w:hAnsi="Bookman Old Style" w:cs="Calibri"/>
                <w:sz w:val="20"/>
              </w:rPr>
            </w:pPr>
          </w:p>
        </w:tc>
      </w:tr>
      <w:tr w:rsidR="00633EBC" w:rsidRPr="00A633FA" w14:paraId="19086686" w14:textId="77777777" w:rsidTr="00633EBC">
        <w:trPr>
          <w:cantSplit/>
        </w:trPr>
        <w:tc>
          <w:tcPr>
            <w:tcW w:w="1170" w:type="dxa"/>
            <w:vAlign w:val="center"/>
          </w:tcPr>
          <w:p w14:paraId="27790218" w14:textId="77777777" w:rsidR="00633EBC" w:rsidRPr="00A633FA" w:rsidRDefault="00633EBC" w:rsidP="00633EBC">
            <w:pPr>
              <w:jc w:val="center"/>
              <w:rPr>
                <w:rFonts w:ascii="Bookman Old Style" w:hAnsi="Bookman Old Style" w:cs="Calibri"/>
                <w:sz w:val="20"/>
              </w:rPr>
            </w:pPr>
            <w:r w:rsidRPr="00A633FA">
              <w:rPr>
                <w:rFonts w:ascii="Bookman Old Style" w:hAnsi="Bookman Old Style" w:cs="Calibri"/>
                <w:sz w:val="20"/>
              </w:rPr>
              <w:t>4</w:t>
            </w:r>
          </w:p>
        </w:tc>
        <w:tc>
          <w:tcPr>
            <w:tcW w:w="4500" w:type="dxa"/>
            <w:vAlign w:val="center"/>
          </w:tcPr>
          <w:p w14:paraId="68520957" w14:textId="77777777" w:rsidR="00633EBC" w:rsidRPr="00A633FA" w:rsidRDefault="00633EBC" w:rsidP="00633EBC">
            <w:pPr>
              <w:jc w:val="left"/>
              <w:rPr>
                <w:rFonts w:ascii="Bookman Old Style" w:hAnsi="Bookman Old Style" w:cs="Calibri"/>
                <w:sz w:val="20"/>
              </w:rPr>
            </w:pPr>
            <w:r w:rsidRPr="00A633FA">
              <w:rPr>
                <w:rFonts w:ascii="Bookman Old Style" w:hAnsi="Bookman Old Style" w:cs="Calibri"/>
                <w:sz w:val="20"/>
              </w:rPr>
              <w:t xml:space="preserve">Severity 4 Issues discovered by </w:t>
            </w:r>
            <w:r w:rsidR="0063222D">
              <w:rPr>
                <w:rFonts w:ascii="Bookman Old Style" w:hAnsi="Bookman Old Style" w:cs="Calibri"/>
                <w:sz w:val="20"/>
              </w:rPr>
              <w:t>Company</w:t>
            </w:r>
            <w:r w:rsidRPr="00A633FA">
              <w:rPr>
                <w:rFonts w:ascii="Bookman Old Style" w:hAnsi="Bookman Old Style" w:cs="Calibri"/>
                <w:sz w:val="20"/>
              </w:rPr>
              <w:t xml:space="preserve"> or reported by Customer shall meet the following Time to Response and Time to Resolution measures:</w:t>
            </w:r>
          </w:p>
          <w:p w14:paraId="2E3D3868" w14:textId="77777777" w:rsidR="00633EBC" w:rsidRPr="00A633FA" w:rsidRDefault="00633EBC" w:rsidP="00633EBC">
            <w:pPr>
              <w:jc w:val="left"/>
              <w:rPr>
                <w:rFonts w:ascii="Bookman Old Style" w:hAnsi="Bookman Old Style" w:cs="Calibri"/>
                <w:sz w:val="20"/>
              </w:rPr>
            </w:pPr>
          </w:p>
          <w:p w14:paraId="7DA9B389" w14:textId="77777777" w:rsidR="00633EBC" w:rsidRPr="00A633FA" w:rsidRDefault="00633EBC" w:rsidP="00633EBC">
            <w:pPr>
              <w:ind w:left="720"/>
              <w:jc w:val="left"/>
              <w:rPr>
                <w:rFonts w:ascii="Bookman Old Style" w:hAnsi="Bookman Old Style" w:cs="Calibri"/>
                <w:sz w:val="20"/>
              </w:rPr>
            </w:pPr>
            <w:r w:rsidRPr="00A633FA">
              <w:rPr>
                <w:rFonts w:ascii="Bookman Old Style" w:hAnsi="Bookman Old Style" w:cs="Calibri"/>
                <w:sz w:val="20"/>
              </w:rPr>
              <w:t>Time to Response = 30 calendar days</w:t>
            </w:r>
          </w:p>
          <w:p w14:paraId="72599317" w14:textId="77777777" w:rsidR="00633EBC" w:rsidRPr="00A633FA" w:rsidRDefault="00633EBC" w:rsidP="00633EBC">
            <w:pPr>
              <w:ind w:left="720"/>
              <w:jc w:val="left"/>
              <w:rPr>
                <w:rFonts w:ascii="Bookman Old Style" w:hAnsi="Bookman Old Style" w:cs="Calibri"/>
                <w:sz w:val="20"/>
              </w:rPr>
            </w:pPr>
            <w:r w:rsidRPr="00A633FA">
              <w:rPr>
                <w:rFonts w:ascii="Bookman Old Style" w:hAnsi="Bookman Old Style" w:cs="Calibri"/>
                <w:sz w:val="20"/>
              </w:rPr>
              <w:t>Time to Resolution = next scheduled Product Update</w:t>
            </w:r>
          </w:p>
          <w:p w14:paraId="716CD12A" w14:textId="77777777" w:rsidR="00633EBC" w:rsidRPr="00A633FA" w:rsidRDefault="00633EBC" w:rsidP="00633EBC">
            <w:pPr>
              <w:ind w:left="720"/>
              <w:jc w:val="left"/>
              <w:rPr>
                <w:rFonts w:ascii="Bookman Old Style" w:hAnsi="Bookman Old Style" w:cs="Calibri"/>
                <w:sz w:val="20"/>
              </w:rPr>
            </w:pPr>
          </w:p>
        </w:tc>
        <w:tc>
          <w:tcPr>
            <w:tcW w:w="1710" w:type="dxa"/>
          </w:tcPr>
          <w:p w14:paraId="76A1232D" w14:textId="77777777" w:rsidR="00633EBC" w:rsidRPr="00A633FA" w:rsidRDefault="00633EBC" w:rsidP="00633EBC">
            <w:pPr>
              <w:jc w:val="center"/>
              <w:rPr>
                <w:rFonts w:ascii="Bookman Old Style" w:hAnsi="Bookman Old Style" w:cs="Calibri"/>
                <w:sz w:val="20"/>
              </w:rPr>
            </w:pPr>
          </w:p>
        </w:tc>
        <w:tc>
          <w:tcPr>
            <w:tcW w:w="1710" w:type="dxa"/>
          </w:tcPr>
          <w:p w14:paraId="1ECF7D58" w14:textId="77777777" w:rsidR="00633EBC" w:rsidRPr="00A633FA" w:rsidRDefault="00633EBC" w:rsidP="00633EBC">
            <w:pPr>
              <w:jc w:val="center"/>
              <w:rPr>
                <w:rFonts w:ascii="Bookman Old Style" w:hAnsi="Bookman Old Style" w:cs="Calibri"/>
                <w:sz w:val="20"/>
              </w:rPr>
            </w:pPr>
          </w:p>
        </w:tc>
      </w:tr>
    </w:tbl>
    <w:p w14:paraId="7251D614" w14:textId="77777777" w:rsidR="00633EBC" w:rsidRPr="00A633FA" w:rsidRDefault="00633EBC" w:rsidP="00633EBC">
      <w:pPr>
        <w:ind w:left="360" w:right="-360" w:hanging="360"/>
        <w:rPr>
          <w:rFonts w:cs="Calibri"/>
        </w:rPr>
      </w:pPr>
    </w:p>
    <w:p w14:paraId="488EAE55" w14:textId="77777777" w:rsidR="00633EBC" w:rsidRPr="00A633FA" w:rsidRDefault="00633EBC" w:rsidP="00633EBC">
      <w:pPr>
        <w:spacing w:after="160" w:line="259" w:lineRule="auto"/>
        <w:ind w:left="630"/>
        <w:rPr>
          <w:rFonts w:cs="Calibri"/>
        </w:rPr>
      </w:pPr>
      <w:r w:rsidRPr="00A633FA">
        <w:rPr>
          <w:rFonts w:cs="Calibri"/>
          <w:vertAlign w:val="superscript"/>
        </w:rPr>
        <w:t>1</w:t>
      </w:r>
      <w:r w:rsidRPr="00A633FA">
        <w:rPr>
          <w:rFonts w:cs="Calibri"/>
        </w:rPr>
        <w:t xml:space="preserve">Exception process:   </w:t>
      </w:r>
      <w:r w:rsidR="0063222D">
        <w:rPr>
          <w:rFonts w:cs="Calibri"/>
        </w:rPr>
        <w:t>Company</w:t>
      </w:r>
      <w:r w:rsidRPr="00A633FA">
        <w:rPr>
          <w:rFonts w:cs="Calibri"/>
        </w:rPr>
        <w:t xml:space="preserve"> may request an extension in Time to Resolution for an Issue for Customer’s review and approval by submitting a plan for Resolution that includes a commitment as to date and time of Resolution.  Any such plan must be submitted to Customer in writing, which may be via email, and submitted within the time allowed for Resolution under the applicable Performance Standard.  </w:t>
      </w:r>
    </w:p>
    <w:p w14:paraId="24C2D077" w14:textId="77777777" w:rsidR="00633EBC" w:rsidRDefault="00633EBC" w:rsidP="00633EBC">
      <w:pPr>
        <w:ind w:left="360" w:right="-360" w:hanging="360"/>
        <w:rPr>
          <w:rFonts w:cs="Calibri"/>
        </w:rPr>
      </w:pPr>
    </w:p>
    <w:p w14:paraId="60C43A0C" w14:textId="127D404C" w:rsidR="0063222D" w:rsidRPr="005C6B87" w:rsidRDefault="0063222D" w:rsidP="0063222D">
      <w:r w:rsidRPr="005C6B87">
        <w:t xml:space="preserve">Additionally, all Licensed Software, when operating in the environment recommended or approved by </w:t>
      </w:r>
      <w:r>
        <w:t>Company</w:t>
      </w:r>
      <w:r w:rsidRPr="005C6B87">
        <w:t xml:space="preserve">, shall at all times meet the applicable Performance Standards reflected in </w:t>
      </w:r>
      <w:r w:rsidR="0021498F" w:rsidRPr="0021498F">
        <w:t>the table</w:t>
      </w:r>
      <w:r w:rsidRPr="005C6B87">
        <w:t xml:space="preserve"> below (“</w:t>
      </w:r>
      <w:r>
        <w:t>Product</w:t>
      </w:r>
      <w:r w:rsidRPr="005C6B87">
        <w:t xml:space="preserve"> Performance Standards”). Any failure to perform in accordance with the </w:t>
      </w:r>
      <w:r>
        <w:t>Product</w:t>
      </w:r>
      <w:r w:rsidRPr="005C6B87">
        <w:t xml:space="preserve"> Performance Standards shall be deemed a Severity 1 Issue for purposes of measuring Time to Response and Time to Resolution.    </w:t>
      </w:r>
    </w:p>
    <w:p w14:paraId="62F3CFE0" w14:textId="77777777" w:rsidR="0063222D" w:rsidRPr="005C6B87" w:rsidRDefault="0063222D" w:rsidP="0063222D">
      <w:pPr>
        <w:ind w:left="720"/>
      </w:pPr>
    </w:p>
    <w:p w14:paraId="3E7AA555" w14:textId="77777777" w:rsidR="0063222D" w:rsidRPr="005C6B87" w:rsidRDefault="0063222D" w:rsidP="0063222D">
      <w:pPr>
        <w:rPr>
          <w:b/>
          <w:u w:val="single"/>
        </w:rPr>
      </w:pPr>
      <w:r>
        <w:rPr>
          <w:b/>
          <w:u w:val="single"/>
        </w:rPr>
        <w:t>Product</w:t>
      </w:r>
      <w:commentRangeStart w:id="12"/>
      <w:commentRangeStart w:id="13"/>
      <w:r w:rsidRPr="005C6B87">
        <w:rPr>
          <w:b/>
          <w:u w:val="single"/>
        </w:rPr>
        <w:t xml:space="preserve"> Performance Standards</w:t>
      </w:r>
      <w:commentRangeEnd w:id="12"/>
      <w:r>
        <w:rPr>
          <w:rStyle w:val="CommentReference"/>
        </w:rPr>
        <w:commentReference w:id="12"/>
      </w:r>
      <w:commentRangeEnd w:id="13"/>
      <w:r w:rsidR="00790115">
        <w:rPr>
          <w:rStyle w:val="CommentReference"/>
        </w:rPr>
        <w:commentReference w:id="13"/>
      </w:r>
    </w:p>
    <w:p w14:paraId="0225895F" w14:textId="77777777" w:rsidR="0063222D" w:rsidRPr="005C6B87" w:rsidRDefault="0063222D" w:rsidP="0063222D"/>
    <w:tbl>
      <w:tblPr>
        <w:tblW w:w="99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20"/>
        <w:gridCol w:w="5070"/>
      </w:tblGrid>
      <w:tr w:rsidR="0063222D" w:rsidRPr="005C6B87" w14:paraId="78279DA8" w14:textId="77777777" w:rsidTr="00760DA4">
        <w:trPr>
          <w:cantSplit/>
          <w:tblHeader/>
        </w:trPr>
        <w:tc>
          <w:tcPr>
            <w:tcW w:w="4920" w:type="dxa"/>
          </w:tcPr>
          <w:p w14:paraId="7513ACAB" w14:textId="77777777" w:rsidR="0063222D" w:rsidRPr="005C6B87" w:rsidRDefault="0063222D" w:rsidP="00760DA4">
            <w:pPr>
              <w:rPr>
                <w:b/>
              </w:rPr>
            </w:pPr>
            <w:r w:rsidRPr="005C6B87">
              <w:rPr>
                <w:b/>
              </w:rPr>
              <w:t>Metric</w:t>
            </w:r>
          </w:p>
        </w:tc>
        <w:tc>
          <w:tcPr>
            <w:tcW w:w="5070" w:type="dxa"/>
          </w:tcPr>
          <w:p w14:paraId="0ED40DF1" w14:textId="77777777" w:rsidR="0063222D" w:rsidRPr="005C6B87" w:rsidRDefault="0063222D" w:rsidP="00760DA4">
            <w:pPr>
              <w:rPr>
                <w:b/>
              </w:rPr>
            </w:pPr>
            <w:r w:rsidRPr="005C6B87">
              <w:rPr>
                <w:b/>
              </w:rPr>
              <w:t>Monthly Performance Standard</w:t>
            </w:r>
          </w:p>
        </w:tc>
      </w:tr>
      <w:tr w:rsidR="0063222D" w:rsidRPr="005C6B87" w14:paraId="0AA77ADE" w14:textId="77777777" w:rsidTr="00760DA4">
        <w:trPr>
          <w:cantSplit/>
        </w:trPr>
        <w:tc>
          <w:tcPr>
            <w:tcW w:w="4920" w:type="dxa"/>
          </w:tcPr>
          <w:p w14:paraId="22D81E55" w14:textId="77777777" w:rsidR="0063222D" w:rsidRPr="005C6B87" w:rsidRDefault="0063222D" w:rsidP="00760DA4">
            <w:r w:rsidRPr="005C6B87">
              <w:t xml:space="preserve">Data Quality Level (features for data import or capture process such data as submitted and without error, omission or duplication) </w:t>
            </w:r>
          </w:p>
        </w:tc>
        <w:tc>
          <w:tcPr>
            <w:tcW w:w="5070" w:type="dxa"/>
          </w:tcPr>
          <w:p w14:paraId="581076B9" w14:textId="77777777" w:rsidR="0063222D" w:rsidRPr="005C6B87" w:rsidRDefault="0063222D" w:rsidP="00760DA4">
            <w:r w:rsidRPr="005C6B87">
              <w:t>&gt;= 99.9%</w:t>
            </w:r>
          </w:p>
        </w:tc>
      </w:tr>
      <w:tr w:rsidR="0063222D" w:rsidRPr="005C6B87" w14:paraId="48B4DB66" w14:textId="77777777" w:rsidTr="00760DA4">
        <w:trPr>
          <w:cantSplit/>
        </w:trPr>
        <w:tc>
          <w:tcPr>
            <w:tcW w:w="4920" w:type="dxa"/>
          </w:tcPr>
          <w:p w14:paraId="56213A17" w14:textId="77777777" w:rsidR="0063222D" w:rsidRPr="005C6B87" w:rsidRDefault="0063222D" w:rsidP="00760DA4">
            <w:r w:rsidRPr="005C6B87">
              <w:t xml:space="preserve">Batch Processing Capacity (processes all data related to each submission within the time frame stated) </w:t>
            </w:r>
          </w:p>
        </w:tc>
        <w:tc>
          <w:tcPr>
            <w:tcW w:w="5070" w:type="dxa"/>
          </w:tcPr>
          <w:p w14:paraId="53BE5AF9" w14:textId="77777777" w:rsidR="0063222D" w:rsidRPr="005C6B87" w:rsidRDefault="0063222D" w:rsidP="00760DA4">
            <w:r w:rsidRPr="005C6B87">
              <w:t xml:space="preserve">Data related to up to </w:t>
            </w:r>
            <w:r w:rsidRPr="00667592">
              <w:rPr>
                <w:highlight w:val="yellow"/>
              </w:rPr>
              <w:t>__</w:t>
            </w:r>
            <w:r w:rsidRPr="005C6B87">
              <w:t xml:space="preserve"> million individuals processed within </w:t>
            </w:r>
            <w:r w:rsidRPr="00667592">
              <w:rPr>
                <w:highlight w:val="yellow"/>
              </w:rPr>
              <w:t>__</w:t>
            </w:r>
            <w:r w:rsidRPr="005C6B87">
              <w:t xml:space="preserve"> consecutive hours. </w:t>
            </w:r>
          </w:p>
        </w:tc>
      </w:tr>
      <w:tr w:rsidR="0063222D" w:rsidRPr="005C6B87" w14:paraId="08E126A8" w14:textId="77777777" w:rsidTr="00760DA4">
        <w:trPr>
          <w:trHeight w:val="70"/>
        </w:trPr>
        <w:tc>
          <w:tcPr>
            <w:tcW w:w="4920" w:type="dxa"/>
          </w:tcPr>
          <w:p w14:paraId="5D51A2D5" w14:textId="77777777" w:rsidR="0063222D" w:rsidRPr="005C6B87" w:rsidRDefault="0063222D" w:rsidP="00760DA4">
            <w:r w:rsidRPr="005C6B87">
              <w:t xml:space="preserve">Average transaction speed </w:t>
            </w:r>
          </w:p>
        </w:tc>
        <w:tc>
          <w:tcPr>
            <w:tcW w:w="5070" w:type="dxa"/>
          </w:tcPr>
          <w:p w14:paraId="1FE0A9DC" w14:textId="77777777" w:rsidR="0063222D" w:rsidRPr="005C6B87" w:rsidRDefault="0063222D" w:rsidP="00760DA4">
            <w:r w:rsidRPr="005C6B87">
              <w:t>Rules Engine -- 100 milliseconds at 50 simultaneous transactions</w:t>
            </w:r>
          </w:p>
        </w:tc>
      </w:tr>
      <w:tr w:rsidR="0063222D" w:rsidRPr="005C6B87" w14:paraId="6E05988F" w14:textId="77777777" w:rsidTr="00760DA4">
        <w:trPr>
          <w:trHeight w:val="70"/>
        </w:trPr>
        <w:tc>
          <w:tcPr>
            <w:tcW w:w="4920" w:type="dxa"/>
          </w:tcPr>
          <w:p w14:paraId="4094A451" w14:textId="77777777" w:rsidR="0063222D" w:rsidRPr="005C6B87" w:rsidRDefault="0063222D" w:rsidP="00760DA4">
            <w:r w:rsidRPr="005C6B87">
              <w:lastRenderedPageBreak/>
              <w:t>Transaction Response Time (The  number of seconds between the time the transaction request is received by the Licensed Software until the transaction response is sent from the Licensed Software to the User)</w:t>
            </w:r>
          </w:p>
          <w:p w14:paraId="2170947D" w14:textId="77777777" w:rsidR="0063222D" w:rsidRPr="005C6B87" w:rsidRDefault="0063222D" w:rsidP="00760DA4"/>
        </w:tc>
        <w:tc>
          <w:tcPr>
            <w:tcW w:w="5070" w:type="dxa"/>
          </w:tcPr>
          <w:p w14:paraId="76FD49D0" w14:textId="77777777" w:rsidR="0063222D" w:rsidRPr="005C6B87" w:rsidRDefault="0063222D" w:rsidP="00760DA4">
            <w:r w:rsidRPr="005C6B87">
              <w:t>99% of transactions in &lt;=3 seconds</w:t>
            </w:r>
          </w:p>
        </w:tc>
      </w:tr>
    </w:tbl>
    <w:p w14:paraId="67BAAAA5" w14:textId="77777777" w:rsidR="0063222D" w:rsidRDefault="0063222D" w:rsidP="0063222D">
      <w:pPr>
        <w:pStyle w:val="BlockText"/>
      </w:pPr>
    </w:p>
    <w:p w14:paraId="7F317027" w14:textId="77777777" w:rsidR="0063222D" w:rsidRPr="0063222D" w:rsidRDefault="0063222D" w:rsidP="0063222D">
      <w:pPr>
        <w:pStyle w:val="BlockText"/>
      </w:pPr>
    </w:p>
    <w:p w14:paraId="26A87DCF" w14:textId="047A809E" w:rsidR="00633EBC" w:rsidRDefault="00633EBC" w:rsidP="00633EBC"/>
    <w:p w14:paraId="28EF2892" w14:textId="77777777" w:rsidR="00633EBC" w:rsidRDefault="00633EBC">
      <w:pPr>
        <w:jc w:val="left"/>
        <w:rPr>
          <w:b/>
        </w:rPr>
      </w:pPr>
      <w:r>
        <w:rPr>
          <w:b/>
        </w:rPr>
        <w:br w:type="page"/>
      </w:r>
    </w:p>
    <w:p w14:paraId="79F42F9E" w14:textId="77777777" w:rsidR="00633EBC" w:rsidRDefault="00633EBC">
      <w:pPr>
        <w:jc w:val="left"/>
        <w:rPr>
          <w:b/>
        </w:rPr>
      </w:pPr>
    </w:p>
    <w:p w14:paraId="27D3C4A6" w14:textId="77777777" w:rsidR="00667592" w:rsidRDefault="00667592" w:rsidP="00D654A8">
      <w:pPr>
        <w:jc w:val="left"/>
        <w:rPr>
          <w:b/>
        </w:rPr>
      </w:pPr>
    </w:p>
    <w:p w14:paraId="022BDEB6" w14:textId="61BF7171" w:rsidR="00722DBE" w:rsidRPr="005C6B87" w:rsidRDefault="00722DBE" w:rsidP="00722DBE">
      <w:pPr>
        <w:jc w:val="center"/>
        <w:rPr>
          <w:b/>
        </w:rPr>
      </w:pPr>
      <w:r w:rsidRPr="005C6B87">
        <w:rPr>
          <w:b/>
        </w:rPr>
        <w:t xml:space="preserve">ATTACHMENT </w:t>
      </w:r>
      <w:r w:rsidR="000129D6">
        <w:rPr>
          <w:b/>
        </w:rPr>
        <w:t>B</w:t>
      </w:r>
    </w:p>
    <w:p w14:paraId="680BADC1" w14:textId="77777777" w:rsidR="00722DBE" w:rsidRPr="005C6B87" w:rsidRDefault="00722DBE" w:rsidP="00722DBE">
      <w:pPr>
        <w:jc w:val="center"/>
        <w:rPr>
          <w:b/>
        </w:rPr>
      </w:pPr>
      <w:r w:rsidRPr="005C6B87">
        <w:rPr>
          <w:b/>
        </w:rPr>
        <w:t xml:space="preserve">BUSINESS CONTINUITY AND DISASTER </w:t>
      </w:r>
      <w:commentRangeStart w:id="14"/>
      <w:commentRangeStart w:id="15"/>
      <w:r w:rsidRPr="005C6B87">
        <w:rPr>
          <w:b/>
        </w:rPr>
        <w:t>RECOVERY</w:t>
      </w:r>
      <w:commentRangeEnd w:id="14"/>
      <w:r w:rsidR="00800102">
        <w:rPr>
          <w:rStyle w:val="CommentReference"/>
        </w:rPr>
        <w:commentReference w:id="14"/>
      </w:r>
      <w:commentRangeEnd w:id="15"/>
      <w:r w:rsidR="00790115">
        <w:rPr>
          <w:rStyle w:val="CommentReference"/>
        </w:rPr>
        <w:commentReference w:id="15"/>
      </w:r>
    </w:p>
    <w:p w14:paraId="2315A374" w14:textId="77777777" w:rsidR="00722DBE" w:rsidRPr="005C6B87" w:rsidRDefault="00722DBE" w:rsidP="00722DBE">
      <w:pPr>
        <w:ind w:left="360" w:right="-360" w:hanging="360"/>
      </w:pPr>
    </w:p>
    <w:p w14:paraId="102C578F" w14:textId="77777777" w:rsidR="00722DBE" w:rsidRPr="005C6B87" w:rsidRDefault="00722DBE" w:rsidP="00722DBE">
      <w:r w:rsidRPr="005C6B87">
        <w:t>1.</w:t>
      </w:r>
      <w:r w:rsidRPr="005C6B87">
        <w:tab/>
      </w:r>
      <w:r w:rsidRPr="005C6B87">
        <w:rPr>
          <w:u w:val="single"/>
        </w:rPr>
        <w:t>Definitions</w:t>
      </w:r>
      <w:r w:rsidRPr="005C6B87">
        <w:rPr>
          <w:bCs/>
          <w:u w:val="single"/>
        </w:rPr>
        <w:t xml:space="preserve">.  </w:t>
      </w:r>
      <w:r w:rsidRPr="005C6B87">
        <w:rPr>
          <w:bCs/>
        </w:rPr>
        <w:t>For the purposes of this Attachment, the following additional definitions apply</w:t>
      </w:r>
      <w:r w:rsidRPr="005C6B87">
        <w:rPr>
          <w:bCs/>
          <w:u w:val="single"/>
        </w:rPr>
        <w:t>:</w:t>
      </w:r>
    </w:p>
    <w:p w14:paraId="1027C831" w14:textId="77777777" w:rsidR="00722DBE" w:rsidRPr="005C6B87" w:rsidRDefault="00722DBE" w:rsidP="00722DBE">
      <w:pPr>
        <w:tabs>
          <w:tab w:val="num" w:pos="1440"/>
        </w:tabs>
      </w:pPr>
      <w:r w:rsidRPr="005C6B87">
        <w:t>1.1</w:t>
      </w:r>
      <w:r w:rsidRPr="005C6B87">
        <w:tab/>
        <w:t xml:space="preserve">“Business Continuity” means a strategy embodying specific plans and capabilities based on the recognition of threats and risks faced by </w:t>
      </w:r>
      <w:r w:rsidR="0063222D">
        <w:t>Company</w:t>
      </w:r>
      <w:r w:rsidRPr="005C6B87">
        <w:t xml:space="preserve"> that </w:t>
      </w:r>
      <w:r w:rsidR="0063222D">
        <w:t>Company</w:t>
      </w:r>
      <w:r w:rsidRPr="005C6B87">
        <w:t xml:space="preserve"> shall implement and follow that is designed to prevent, mitigate, respond to and recover from any Event that substantially degrades or inhibits </w:t>
      </w:r>
      <w:r w:rsidR="0063222D">
        <w:t>Company</w:t>
      </w:r>
      <w:r w:rsidRPr="005C6B87">
        <w:t xml:space="preserve">’s ability to perform or provide Product  to Customer.  </w:t>
      </w:r>
    </w:p>
    <w:p w14:paraId="6137BEF7" w14:textId="77777777" w:rsidR="00722DBE" w:rsidRPr="005C6B87" w:rsidRDefault="00722DBE" w:rsidP="00722DBE">
      <w:pPr>
        <w:tabs>
          <w:tab w:val="num" w:pos="1440"/>
        </w:tabs>
      </w:pPr>
    </w:p>
    <w:p w14:paraId="32A5E84B" w14:textId="77777777" w:rsidR="00722DBE" w:rsidRPr="005C6B87" w:rsidRDefault="00722DBE" w:rsidP="00722DBE">
      <w:pPr>
        <w:tabs>
          <w:tab w:val="num" w:pos="1440"/>
        </w:tabs>
      </w:pPr>
      <w:r w:rsidRPr="005C6B87">
        <w:t>1.2</w:t>
      </w:r>
      <w:r w:rsidRPr="005C6B87">
        <w:tab/>
        <w:t xml:space="preserve">“Data” means all information necessary to </w:t>
      </w:r>
      <w:r w:rsidR="0063222D">
        <w:t>Company</w:t>
      </w:r>
      <w:r w:rsidRPr="005C6B87">
        <w:t xml:space="preserve">’s continued performance or provision of Product pursuant to the Agreement or resuming performance or provision of Product pursuant to the Agreement.  </w:t>
      </w:r>
    </w:p>
    <w:p w14:paraId="21CD4191" w14:textId="77777777" w:rsidR="00722DBE" w:rsidRPr="005C6B87" w:rsidRDefault="00722DBE" w:rsidP="00722DBE">
      <w:pPr>
        <w:tabs>
          <w:tab w:val="num" w:pos="1440"/>
        </w:tabs>
      </w:pPr>
    </w:p>
    <w:p w14:paraId="5A59139E" w14:textId="77777777" w:rsidR="00722DBE" w:rsidRPr="005C6B87" w:rsidRDefault="00722DBE" w:rsidP="00722DBE">
      <w:pPr>
        <w:tabs>
          <w:tab w:val="num" w:pos="1440"/>
        </w:tabs>
      </w:pPr>
      <w:r w:rsidRPr="005C6B87">
        <w:t>1.3</w:t>
      </w:r>
      <w:r w:rsidRPr="005C6B87">
        <w:tab/>
        <w:t xml:space="preserve">“Disaster” means (i) any unplanned Event that compromises or disrupts </w:t>
      </w:r>
      <w:r w:rsidR="0063222D">
        <w:t>Company</w:t>
      </w:r>
      <w:r w:rsidRPr="005C6B87">
        <w:t xml:space="preserve">’s ability to perform or to provide Product to Customer for a period of forty-eight (48) or more hours; or (ii) any other situation or circumstance that triggers </w:t>
      </w:r>
      <w:r w:rsidR="0063222D">
        <w:t>Company</w:t>
      </w:r>
      <w:r w:rsidRPr="005C6B87">
        <w:t xml:space="preserve"> to invoke its Disaster Recovery strategy and processes.</w:t>
      </w:r>
    </w:p>
    <w:p w14:paraId="26527A3A" w14:textId="77777777" w:rsidR="00722DBE" w:rsidRPr="005C6B87" w:rsidRDefault="00722DBE" w:rsidP="00722DBE">
      <w:pPr>
        <w:tabs>
          <w:tab w:val="num" w:pos="1440"/>
        </w:tabs>
      </w:pPr>
    </w:p>
    <w:p w14:paraId="4527D724" w14:textId="77777777" w:rsidR="00722DBE" w:rsidRPr="005C6B87" w:rsidRDefault="00722DBE" w:rsidP="00722DBE">
      <w:pPr>
        <w:tabs>
          <w:tab w:val="num" w:pos="1440"/>
        </w:tabs>
      </w:pPr>
      <w:r w:rsidRPr="005C6B87">
        <w:t>1.4</w:t>
      </w:r>
      <w:r w:rsidRPr="005C6B87">
        <w:tab/>
        <w:t xml:space="preserve">“Disaster Recovery” means a strategy embodying specific processes and that </w:t>
      </w:r>
      <w:r w:rsidR="0063222D">
        <w:t>Company</w:t>
      </w:r>
      <w:r w:rsidRPr="005C6B87">
        <w:t xml:space="preserve"> shall implement and follow that is designed to enable </w:t>
      </w:r>
      <w:r w:rsidR="0063222D">
        <w:t>Company</w:t>
      </w:r>
      <w:r w:rsidRPr="005C6B87">
        <w:t xml:space="preserve"> to recover and continue operation of its vital technology infrastructure thereby allowing </w:t>
      </w:r>
      <w:r w:rsidR="0063222D">
        <w:t>Company</w:t>
      </w:r>
      <w:r w:rsidRPr="005C6B87">
        <w:t xml:space="preserve"> to continue performance or provision of Product to Customer following an unplanned natural or human-induced disruption.  </w:t>
      </w:r>
    </w:p>
    <w:p w14:paraId="24755247" w14:textId="77777777" w:rsidR="00722DBE" w:rsidRPr="005C6B87" w:rsidRDefault="00722DBE" w:rsidP="00722DBE">
      <w:pPr>
        <w:tabs>
          <w:tab w:val="num" w:pos="1440"/>
        </w:tabs>
      </w:pPr>
    </w:p>
    <w:p w14:paraId="43E22B3C" w14:textId="77777777" w:rsidR="00722DBE" w:rsidRPr="005C6B87" w:rsidRDefault="00722DBE" w:rsidP="00722DBE">
      <w:pPr>
        <w:tabs>
          <w:tab w:val="num" w:pos="1440"/>
        </w:tabs>
      </w:pPr>
      <w:r w:rsidRPr="005C6B87">
        <w:t>1.5</w:t>
      </w:r>
      <w:r w:rsidRPr="005C6B87">
        <w:tab/>
        <w:t xml:space="preserve">“DR/BC Plan” means a written document setting forth </w:t>
      </w:r>
      <w:r w:rsidR="0063222D">
        <w:t>Company</w:t>
      </w:r>
      <w:r w:rsidRPr="005C6B87">
        <w:t xml:space="preserve">’s Disaster Recovery and Business Continuity strategies, plans and processes which </w:t>
      </w:r>
      <w:r w:rsidR="0063222D">
        <w:t>Company</w:t>
      </w:r>
      <w:r w:rsidRPr="005C6B87">
        <w:t xml:space="preserve"> shall implement and follow should a Disaster or other Event occur.  </w:t>
      </w:r>
      <w:r w:rsidR="0063222D">
        <w:t>Company</w:t>
      </w:r>
      <w:r w:rsidRPr="005C6B87">
        <w:t xml:space="preserve">’s most current DR/BCP Plan is incorporated herein by reference. </w:t>
      </w:r>
    </w:p>
    <w:p w14:paraId="56A17489" w14:textId="77777777" w:rsidR="00722DBE" w:rsidRPr="005C6B87" w:rsidRDefault="00722DBE" w:rsidP="00722DBE">
      <w:pPr>
        <w:tabs>
          <w:tab w:val="num" w:pos="1440"/>
        </w:tabs>
      </w:pPr>
    </w:p>
    <w:p w14:paraId="0B00A083" w14:textId="77777777" w:rsidR="00722DBE" w:rsidRPr="005C6B87" w:rsidRDefault="00722DBE" w:rsidP="00722DBE">
      <w:pPr>
        <w:rPr>
          <w:lang w:val="x-none"/>
        </w:rPr>
      </w:pPr>
      <w:r w:rsidRPr="005C6B87">
        <w:rPr>
          <w:lang w:val="x-none"/>
        </w:rPr>
        <w:t>1.</w:t>
      </w:r>
      <w:r w:rsidRPr="005C6B87">
        <w:t>6</w:t>
      </w:r>
      <w:r w:rsidRPr="005C6B87">
        <w:rPr>
          <w:lang w:val="x-none"/>
        </w:rPr>
        <w:tab/>
      </w:r>
      <w:r w:rsidRPr="005C6B87">
        <w:tab/>
      </w:r>
      <w:r w:rsidRPr="005C6B87">
        <w:rPr>
          <w:lang w:val="x-none"/>
        </w:rPr>
        <w:t>“</w:t>
      </w:r>
      <w:r w:rsidRPr="005C6B87">
        <w:t>Event</w:t>
      </w:r>
      <w:r w:rsidRPr="005C6B87">
        <w:rPr>
          <w:lang w:val="x-none"/>
        </w:rPr>
        <w:t xml:space="preserve">” means any situation </w:t>
      </w:r>
      <w:r w:rsidRPr="005C6B87">
        <w:t xml:space="preserve">or circumstance </w:t>
      </w:r>
      <w:r w:rsidRPr="005C6B87">
        <w:rPr>
          <w:lang w:val="x-none"/>
        </w:rPr>
        <w:t xml:space="preserve">that is not part of </w:t>
      </w:r>
      <w:r w:rsidRPr="005C6B87">
        <w:t xml:space="preserve">the </w:t>
      </w:r>
      <w:r w:rsidRPr="005C6B87">
        <w:rPr>
          <w:lang w:val="x-none"/>
        </w:rPr>
        <w:t>standard business operations of</w:t>
      </w:r>
      <w:r w:rsidRPr="005C6B87">
        <w:t xml:space="preserve"> </w:t>
      </w:r>
      <w:r w:rsidR="0063222D">
        <w:t>Company</w:t>
      </w:r>
      <w:r w:rsidRPr="005C6B87">
        <w:rPr>
          <w:lang w:val="x-none"/>
        </w:rPr>
        <w:t xml:space="preserve"> which</w:t>
      </w:r>
      <w:r w:rsidRPr="005C6B87">
        <w:t xml:space="preserve"> has the potential to or does (i) </w:t>
      </w:r>
      <w:r w:rsidRPr="005C6B87">
        <w:rPr>
          <w:lang w:val="x-none"/>
        </w:rPr>
        <w:t xml:space="preserve">impact or interrupt </w:t>
      </w:r>
      <w:r w:rsidR="0063222D">
        <w:t>Company</w:t>
      </w:r>
      <w:r w:rsidRPr="005C6B87">
        <w:t xml:space="preserve">’s performance or provision of Product pursuant to the Agreement for a duration of twenty-four (24) or more hours; or (ii) </w:t>
      </w:r>
      <w:r w:rsidRPr="005C6B87">
        <w:rPr>
          <w:lang w:val="x-none"/>
        </w:rPr>
        <w:t>may lead to a D</w:t>
      </w:r>
      <w:r w:rsidRPr="005C6B87">
        <w:t>isaster</w:t>
      </w:r>
      <w:r w:rsidRPr="005C6B87">
        <w:rPr>
          <w:lang w:val="x-none"/>
        </w:rPr>
        <w:t xml:space="preserve"> being declared </w:t>
      </w:r>
      <w:r w:rsidRPr="005C6B87">
        <w:t xml:space="preserve">by </w:t>
      </w:r>
      <w:r w:rsidR="0063222D">
        <w:t>Company</w:t>
      </w:r>
      <w:r w:rsidRPr="005C6B87">
        <w:t xml:space="preserve">; or (iii) result in </w:t>
      </w:r>
      <w:r w:rsidRPr="005C6B87">
        <w:rPr>
          <w:lang w:val="x-none"/>
        </w:rPr>
        <w:t>any type of D</w:t>
      </w:r>
      <w:r w:rsidRPr="005C6B87">
        <w:t>ata</w:t>
      </w:r>
      <w:r w:rsidRPr="005C6B87">
        <w:rPr>
          <w:lang w:val="x-none"/>
        </w:rPr>
        <w:t xml:space="preserve"> loss.</w:t>
      </w:r>
    </w:p>
    <w:p w14:paraId="321A74EB" w14:textId="77777777" w:rsidR="00722DBE" w:rsidRPr="005C6B87" w:rsidRDefault="00722DBE" w:rsidP="00722DBE">
      <w:pPr>
        <w:tabs>
          <w:tab w:val="num" w:pos="1440"/>
        </w:tabs>
      </w:pPr>
    </w:p>
    <w:p w14:paraId="3C041F1B" w14:textId="77777777" w:rsidR="00722DBE" w:rsidRPr="005C6B87" w:rsidRDefault="00722DBE" w:rsidP="00722DBE">
      <w:pPr>
        <w:tabs>
          <w:tab w:val="num" w:pos="1440"/>
        </w:tabs>
      </w:pPr>
      <w:r w:rsidRPr="005C6B87">
        <w:t>1.7</w:t>
      </w:r>
      <w:r w:rsidRPr="005C6B87">
        <w:tab/>
        <w:t>“Recovery Point Objective (RPO)” means the acceptable amount of Data loss measured in time.</w:t>
      </w:r>
    </w:p>
    <w:p w14:paraId="052A3072" w14:textId="77777777" w:rsidR="00722DBE" w:rsidRPr="005C6B87" w:rsidRDefault="00722DBE" w:rsidP="00722DBE">
      <w:pPr>
        <w:tabs>
          <w:tab w:val="num" w:pos="1440"/>
        </w:tabs>
      </w:pPr>
    </w:p>
    <w:p w14:paraId="3E912C87" w14:textId="77777777" w:rsidR="00722DBE" w:rsidRPr="005C6B87" w:rsidRDefault="00722DBE" w:rsidP="00722DBE">
      <w:pPr>
        <w:tabs>
          <w:tab w:val="num" w:pos="1440"/>
        </w:tabs>
      </w:pPr>
      <w:r w:rsidRPr="005C6B87">
        <w:t>1.8</w:t>
      </w:r>
      <w:r w:rsidRPr="005C6B87">
        <w:tab/>
        <w:t xml:space="preserve">“Recovery Time Objective (“RTO”)” means the latest point in time at which performance or provision of Product must resume and Data must be recovered after a Disaster necessitating invocation of </w:t>
      </w:r>
      <w:r w:rsidR="0063222D">
        <w:t>Company</w:t>
      </w:r>
      <w:r w:rsidRPr="005C6B87">
        <w:t>’s Business Continuity--- Plan or Disaster Recovery Plan.</w:t>
      </w:r>
    </w:p>
    <w:p w14:paraId="626609D6" w14:textId="77777777" w:rsidR="00722DBE" w:rsidRPr="005C6B87" w:rsidRDefault="00722DBE" w:rsidP="00722DBE">
      <w:pPr>
        <w:tabs>
          <w:tab w:val="num" w:pos="1440"/>
        </w:tabs>
      </w:pPr>
    </w:p>
    <w:p w14:paraId="7F944BED" w14:textId="77777777" w:rsidR="00722DBE" w:rsidRPr="005C6B87" w:rsidRDefault="00722DBE" w:rsidP="00722DBE">
      <w:pPr>
        <w:tabs>
          <w:tab w:val="num" w:pos="1440"/>
        </w:tabs>
      </w:pPr>
      <w:bookmarkStart w:id="16" w:name="1.8._“WELLNESS_PLAN”_means_a_document_de"/>
      <w:bookmarkEnd w:id="16"/>
      <w:r w:rsidRPr="005C6B87">
        <w:t>2.</w:t>
      </w:r>
      <w:r w:rsidRPr="005C6B87">
        <w:tab/>
      </w:r>
      <w:r w:rsidRPr="005C6B87">
        <w:rPr>
          <w:u w:val="single"/>
        </w:rPr>
        <w:t>Business Continuity / Disaster Recovery Planning and General Requirements</w:t>
      </w:r>
    </w:p>
    <w:p w14:paraId="7731C698" w14:textId="77777777" w:rsidR="00722DBE" w:rsidRPr="005C6B87" w:rsidRDefault="00722DBE" w:rsidP="00722DBE">
      <w:pPr>
        <w:tabs>
          <w:tab w:val="num" w:pos="1440"/>
        </w:tabs>
      </w:pPr>
      <w:r w:rsidRPr="005C6B87">
        <w:t>2.1</w:t>
      </w:r>
      <w:r w:rsidRPr="005C6B87">
        <w:tab/>
      </w:r>
      <w:r w:rsidRPr="005C6B87">
        <w:tab/>
      </w:r>
      <w:r w:rsidR="0063222D">
        <w:t>Company</w:t>
      </w:r>
      <w:r w:rsidRPr="005C6B87">
        <w:t xml:space="preserve">, at no additional cost to Customer, shall develop and cause to be maintained throughout the term of this Schedule, a DR/BC Plan acceptable to Customer, which DR/BC Plan shall cover all </w:t>
      </w:r>
      <w:r w:rsidR="0063222D">
        <w:t>Company</w:t>
      </w:r>
      <w:r w:rsidRPr="005C6B87">
        <w:t xml:space="preserve"> performance and provision of Product under such Schedule.  </w:t>
      </w:r>
      <w:r w:rsidR="0063222D">
        <w:t>Company</w:t>
      </w:r>
      <w:r w:rsidRPr="005C6B87">
        <w:t xml:space="preserve">’s DR/BC Plan shall comply with all applicable laws or regulations pertaining to Business Continuity and Disaster Recovery for all regions in which </w:t>
      </w:r>
      <w:r w:rsidR="0063222D">
        <w:t>Company</w:t>
      </w:r>
      <w:r w:rsidRPr="005C6B87">
        <w:t xml:space="preserve"> conducts business.  If </w:t>
      </w:r>
      <w:r w:rsidR="0063222D">
        <w:t>Company</w:t>
      </w:r>
      <w:r w:rsidRPr="005C6B87">
        <w:t xml:space="preserve"> determines that any Customer-specified Business Continuity or Disaster Recovery requirements conflict with any applicable law or regulation or otherwise </w:t>
      </w:r>
      <w:r w:rsidRPr="005C6B87">
        <w:lastRenderedPageBreak/>
        <w:t xml:space="preserve">jeopardize </w:t>
      </w:r>
      <w:r w:rsidR="0063222D">
        <w:t>Company</w:t>
      </w:r>
      <w:r w:rsidRPr="005C6B87">
        <w:t xml:space="preserve">’s ability to ensure recovery and/or continuity of performance or provision of Product to Customer, then </w:t>
      </w:r>
      <w:r w:rsidR="0063222D">
        <w:t>Company</w:t>
      </w:r>
      <w:r w:rsidRPr="005C6B87">
        <w:t xml:space="preserve"> shall promptly notify Customer of such conflict via email to the appropriate contact as designated by Customer. </w:t>
      </w:r>
    </w:p>
    <w:p w14:paraId="4B9CAD07" w14:textId="77777777" w:rsidR="00722DBE" w:rsidRPr="005C6B87" w:rsidRDefault="00722DBE" w:rsidP="00722DBE">
      <w:pPr>
        <w:tabs>
          <w:tab w:val="num" w:pos="1440"/>
        </w:tabs>
      </w:pPr>
    </w:p>
    <w:p w14:paraId="54A6D077" w14:textId="77777777" w:rsidR="00722DBE" w:rsidRPr="005C6B87" w:rsidRDefault="00722DBE" w:rsidP="00722DBE">
      <w:pPr>
        <w:tabs>
          <w:tab w:val="num" w:pos="1440"/>
        </w:tabs>
      </w:pPr>
      <w:r w:rsidRPr="005C6B87">
        <w:t>2.2</w:t>
      </w:r>
      <w:r w:rsidRPr="005C6B87">
        <w:tab/>
        <w:t xml:space="preserve">Review and acceptance of any DR/BC Plan shall be the prerogative of Customer, provided that </w:t>
      </w:r>
      <w:r w:rsidR="0063222D">
        <w:t>Company</w:t>
      </w:r>
      <w:r w:rsidRPr="005C6B87">
        <w:t xml:space="preserve"> shall provide Customer such cooperation and assistance in conducting such review as Customer may from time to time reasonably request.  </w:t>
      </w:r>
    </w:p>
    <w:p w14:paraId="1E9846CA" w14:textId="77777777" w:rsidR="00722DBE" w:rsidRPr="005C6B87" w:rsidRDefault="00722DBE" w:rsidP="00722DBE">
      <w:pPr>
        <w:tabs>
          <w:tab w:val="num" w:pos="1440"/>
        </w:tabs>
      </w:pPr>
    </w:p>
    <w:p w14:paraId="52E079E4" w14:textId="77777777" w:rsidR="00722DBE" w:rsidRPr="005C6B87" w:rsidRDefault="00722DBE" w:rsidP="00722DBE">
      <w:pPr>
        <w:tabs>
          <w:tab w:val="num" w:pos="1440"/>
        </w:tabs>
      </w:pPr>
      <w:r w:rsidRPr="005C6B87">
        <w:t>2.3</w:t>
      </w:r>
      <w:r w:rsidRPr="005C6B87">
        <w:tab/>
        <w:t xml:space="preserve">In addition to the DR/BC Plan, </w:t>
      </w:r>
      <w:r w:rsidR="0063222D">
        <w:t>Company</w:t>
      </w:r>
      <w:r w:rsidRPr="005C6B87">
        <w:t xml:space="preserve"> shall also annually complete an Executive Summary of the DR/BC Plan and deliver it to Customer.  The minimum required contents of the Executive Summary are described below.</w:t>
      </w:r>
    </w:p>
    <w:p w14:paraId="08B0F6C0" w14:textId="77777777" w:rsidR="00722DBE" w:rsidRPr="005C6B87" w:rsidRDefault="00722DBE" w:rsidP="00722DBE">
      <w:pPr>
        <w:tabs>
          <w:tab w:val="num" w:pos="1440"/>
        </w:tabs>
      </w:pPr>
    </w:p>
    <w:p w14:paraId="07F6CBD7" w14:textId="77777777" w:rsidR="00722DBE" w:rsidRPr="005C6B87" w:rsidRDefault="00722DBE" w:rsidP="00722DBE">
      <w:pPr>
        <w:tabs>
          <w:tab w:val="num" w:pos="1440"/>
        </w:tabs>
      </w:pPr>
      <w:r w:rsidRPr="005C6B87">
        <w:t>2.4</w:t>
      </w:r>
      <w:r w:rsidRPr="005C6B87">
        <w:tab/>
      </w:r>
      <w:r w:rsidR="0063222D">
        <w:t>Company</w:t>
      </w:r>
      <w:r w:rsidRPr="005C6B87">
        <w:t xml:space="preserve"> shall, at a minimum, update its DR/BC Plan, as well as the Executive Summary, on an annual basis and shall provide copies to Customer.  </w:t>
      </w:r>
    </w:p>
    <w:p w14:paraId="21F6B167" w14:textId="77777777" w:rsidR="00722DBE" w:rsidRPr="005C6B87" w:rsidRDefault="00722DBE" w:rsidP="00722DBE">
      <w:pPr>
        <w:tabs>
          <w:tab w:val="num" w:pos="1440"/>
        </w:tabs>
      </w:pPr>
    </w:p>
    <w:p w14:paraId="10007C09" w14:textId="77777777" w:rsidR="00722DBE" w:rsidRPr="005C6B87" w:rsidRDefault="00722DBE" w:rsidP="00722DBE">
      <w:pPr>
        <w:tabs>
          <w:tab w:val="num" w:pos="1440"/>
        </w:tabs>
      </w:pPr>
      <w:r w:rsidRPr="005C6B87">
        <w:t>2.5</w:t>
      </w:r>
      <w:r w:rsidRPr="005C6B87">
        <w:tab/>
      </w:r>
      <w:r w:rsidR="0063222D">
        <w:t>Company</w:t>
      </w:r>
      <w:r w:rsidRPr="005C6B87">
        <w:t xml:space="preserve"> shall review requests from Customer for additional information and provide Customer with any requested information for Customer to develop its own DR/BC Plan that will operate in concert with </w:t>
      </w:r>
      <w:r w:rsidR="0063222D">
        <w:t>Company</w:t>
      </w:r>
      <w:r w:rsidRPr="005C6B87">
        <w:t>’s DR/BC Plan.</w:t>
      </w:r>
    </w:p>
    <w:p w14:paraId="7DA320E9" w14:textId="77777777" w:rsidR="00722DBE" w:rsidRPr="005C6B87" w:rsidRDefault="00722DBE" w:rsidP="00722DBE">
      <w:pPr>
        <w:tabs>
          <w:tab w:val="num" w:pos="1440"/>
        </w:tabs>
      </w:pPr>
    </w:p>
    <w:p w14:paraId="76327AF6" w14:textId="77777777" w:rsidR="00722DBE" w:rsidRPr="005C6B87" w:rsidRDefault="00722DBE" w:rsidP="00722DBE">
      <w:pPr>
        <w:tabs>
          <w:tab w:val="num" w:pos="900"/>
        </w:tabs>
      </w:pPr>
      <w:r w:rsidRPr="005C6B87">
        <w:t>2.6</w:t>
      </w:r>
      <w:r w:rsidRPr="005C6B87">
        <w:tab/>
        <w:t xml:space="preserve">At Customer’s option, Customer and </w:t>
      </w:r>
      <w:r w:rsidR="0063222D">
        <w:t>Company</w:t>
      </w:r>
      <w:r w:rsidRPr="005C6B87">
        <w:t xml:space="preserve"> will periodically review the appropriateness of each DR/BC Plan in effect and revise the DR/BC Plan(s) as reasonably required to assure </w:t>
      </w:r>
      <w:r w:rsidR="0063222D">
        <w:t>Company</w:t>
      </w:r>
      <w:r w:rsidRPr="005C6B87">
        <w:t xml:space="preserve">'s performance and provision of Product conform to the terms of the Agreement. </w:t>
      </w:r>
    </w:p>
    <w:p w14:paraId="09A41400" w14:textId="77777777" w:rsidR="00722DBE" w:rsidRPr="005C6B87" w:rsidRDefault="00722DBE" w:rsidP="00722DBE">
      <w:pPr>
        <w:tabs>
          <w:tab w:val="num" w:pos="900"/>
        </w:tabs>
      </w:pPr>
    </w:p>
    <w:p w14:paraId="769FF560" w14:textId="77777777" w:rsidR="00722DBE" w:rsidRPr="005C6B87" w:rsidRDefault="00722DBE" w:rsidP="00722DBE">
      <w:pPr>
        <w:tabs>
          <w:tab w:val="num" w:pos="900"/>
        </w:tabs>
      </w:pPr>
      <w:r w:rsidRPr="005C6B87">
        <w:t>2.7</w:t>
      </w:r>
      <w:r w:rsidRPr="005C6B87">
        <w:tab/>
        <w:t xml:space="preserve">If </w:t>
      </w:r>
      <w:r w:rsidR="0063222D">
        <w:t>Company</w:t>
      </w:r>
      <w:r w:rsidRPr="005C6B87">
        <w:t xml:space="preserve"> experiences an Event that may cause the </w:t>
      </w:r>
      <w:r w:rsidR="0063222D">
        <w:t>Company</w:t>
      </w:r>
      <w:r w:rsidRPr="005C6B87">
        <w:t xml:space="preserve"> to be unable to perform and provide Product or may cause Product to be unavailable for a period exceeding </w:t>
      </w:r>
      <w:r w:rsidRPr="005C6B87">
        <w:rPr>
          <w:lang w:val="x-none"/>
        </w:rPr>
        <w:t>thirty (30) minutes,</w:t>
      </w:r>
      <w:r w:rsidRPr="005C6B87">
        <w:t xml:space="preserve"> </w:t>
      </w:r>
      <w:r w:rsidR="0063222D">
        <w:t>Company</w:t>
      </w:r>
      <w:r w:rsidRPr="005C6B87">
        <w:t xml:space="preserve"> shall notify Customer of the facts and circumstances surrounding the Event within two (2) hours of the Event beginning or as otherwise defined in a related Performance Standard. </w:t>
      </w:r>
      <w:r w:rsidR="0063222D">
        <w:t>Company</w:t>
      </w:r>
      <w:r w:rsidRPr="005C6B87">
        <w:t xml:space="preserve"> shall update Customer on the status and impact of the Event every eight (8) hours thereafter until </w:t>
      </w:r>
      <w:r w:rsidR="0063222D">
        <w:t>Company</w:t>
      </w:r>
      <w:r w:rsidRPr="005C6B87">
        <w:t xml:space="preserve"> demonstrates resolution to the satisfaction of Customer.</w:t>
      </w:r>
    </w:p>
    <w:p w14:paraId="7195589C" w14:textId="77777777" w:rsidR="00722DBE" w:rsidRPr="005C6B87" w:rsidRDefault="00722DBE" w:rsidP="00722DBE">
      <w:pPr>
        <w:tabs>
          <w:tab w:val="num" w:pos="900"/>
        </w:tabs>
      </w:pPr>
    </w:p>
    <w:p w14:paraId="097558E1" w14:textId="77777777" w:rsidR="00722DBE" w:rsidRPr="005C6B87" w:rsidRDefault="00722DBE" w:rsidP="00722DBE">
      <w:pPr>
        <w:tabs>
          <w:tab w:val="num" w:pos="900"/>
        </w:tabs>
      </w:pPr>
      <w:r w:rsidRPr="005C6B87">
        <w:t>2.8</w:t>
      </w:r>
      <w:r w:rsidRPr="005C6B87">
        <w:tab/>
        <w:t xml:space="preserve">If </w:t>
      </w:r>
      <w:r w:rsidR="0063222D">
        <w:t>Company</w:t>
      </w:r>
      <w:r w:rsidRPr="005C6B87">
        <w:t xml:space="preserve"> believes that Product  will be unavailable for at least twenty-four (24)  hours, or if </w:t>
      </w:r>
      <w:r w:rsidR="0063222D">
        <w:t>Company</w:t>
      </w:r>
      <w:r w:rsidRPr="005C6B87">
        <w:t xml:space="preserve"> is unable to provide a firm plan for the resolution of an Event within twenty-four (24) hours after declaring an Event, then </w:t>
      </w:r>
      <w:r w:rsidR="0063222D">
        <w:t>Company</w:t>
      </w:r>
      <w:r w:rsidRPr="005C6B87">
        <w:t xml:space="preserve"> shall declare a Disaster and execute its DR/BC Plan.  </w:t>
      </w:r>
      <w:r w:rsidR="0063222D">
        <w:t>Company</w:t>
      </w:r>
      <w:r w:rsidRPr="005C6B87">
        <w:t xml:space="preserve"> shall update Customer on the status and impact of the Event every four (4) hours thereafter.  If </w:t>
      </w:r>
      <w:r w:rsidR="0063222D">
        <w:t>Company</w:t>
      </w:r>
      <w:r w:rsidRPr="005C6B87">
        <w:t xml:space="preserve"> does not declare a Disaster, yet invokes its DR/BC Plan for recovery from any Event, Customer may declare that a Disaster has occurred and invoke all Disaster Recovery related processes and provisions required herein.</w:t>
      </w:r>
    </w:p>
    <w:p w14:paraId="75DF5B1E" w14:textId="77777777" w:rsidR="00722DBE" w:rsidRPr="005C6B87" w:rsidRDefault="00722DBE" w:rsidP="00722DBE">
      <w:pPr>
        <w:tabs>
          <w:tab w:val="num" w:pos="900"/>
        </w:tabs>
      </w:pPr>
    </w:p>
    <w:p w14:paraId="14B7949F" w14:textId="77777777" w:rsidR="00722DBE" w:rsidRPr="005C6B87" w:rsidRDefault="00722DBE" w:rsidP="00722DBE">
      <w:pPr>
        <w:tabs>
          <w:tab w:val="num" w:pos="900"/>
        </w:tabs>
      </w:pPr>
      <w:r w:rsidRPr="005C6B87">
        <w:t>2.9</w:t>
      </w:r>
      <w:r w:rsidRPr="005C6B87">
        <w:tab/>
        <w:t xml:space="preserve">Upon declaration of a Disaster by either party, </w:t>
      </w:r>
      <w:r w:rsidR="0063222D">
        <w:t>Company</w:t>
      </w:r>
      <w:r w:rsidRPr="005C6B87">
        <w:t xml:space="preserve"> shall notify Customer of the status of the recovery and resumption activities, and the nature of the Disaster or Event every two (2) hours or on a mutually agreed upon timeframe until performance is restored, and every four (4) hours or agreed upon timeframe until the Disaster or Event has been resolved and </w:t>
      </w:r>
      <w:r w:rsidR="0063222D">
        <w:t>Company</w:t>
      </w:r>
      <w:r w:rsidRPr="005C6B87">
        <w:t>’s operations have returned to normal.</w:t>
      </w:r>
    </w:p>
    <w:p w14:paraId="61CD6204" w14:textId="77777777" w:rsidR="00722DBE" w:rsidRPr="005C6B87" w:rsidRDefault="00722DBE" w:rsidP="00722DBE">
      <w:pPr>
        <w:tabs>
          <w:tab w:val="num" w:pos="900"/>
        </w:tabs>
      </w:pPr>
    </w:p>
    <w:p w14:paraId="1F360D85" w14:textId="77777777" w:rsidR="00722DBE" w:rsidRPr="005C6B87" w:rsidRDefault="00722DBE" w:rsidP="00722DBE">
      <w:pPr>
        <w:tabs>
          <w:tab w:val="num" w:pos="1440"/>
        </w:tabs>
        <w:rPr>
          <w:u w:val="single"/>
        </w:rPr>
      </w:pPr>
      <w:r w:rsidRPr="005C6B87">
        <w:t>3.</w:t>
      </w:r>
      <w:r w:rsidRPr="005C6B87">
        <w:tab/>
      </w:r>
      <w:r w:rsidRPr="005C6B87">
        <w:rPr>
          <w:u w:val="single"/>
        </w:rPr>
        <w:t>Minimum Required Contents of DR/BC Plan</w:t>
      </w:r>
    </w:p>
    <w:p w14:paraId="77B16787" w14:textId="77777777" w:rsidR="00722DBE" w:rsidRPr="005C6B87" w:rsidRDefault="00722DBE" w:rsidP="00722DBE">
      <w:pPr>
        <w:tabs>
          <w:tab w:val="num" w:pos="1440"/>
        </w:tabs>
      </w:pPr>
      <w:r w:rsidRPr="005C6B87">
        <w:t>3.1</w:t>
      </w:r>
      <w:r w:rsidRPr="005C6B87">
        <w:tab/>
      </w:r>
      <w:r w:rsidR="0063222D">
        <w:t>Company</w:t>
      </w:r>
      <w:r w:rsidRPr="005C6B87">
        <w:t xml:space="preserve">’s DR/BC Plan shall include:  (i) </w:t>
      </w:r>
      <w:r w:rsidR="0063222D">
        <w:t>Company</w:t>
      </w:r>
      <w:r w:rsidRPr="005C6B87">
        <w:t>’s Business Continuity and Disaster Recovery policies; (ii) scope; (iii) resource allocation; (iv) process to analyze business risks, impacts, and strategy development; (v) plan components (including identification of critical processes, key personnel, equipment, supplies, vital records); (vi) review and maintenance of plans; (vii) emergency response protocol; (viii) Disaster escalation and communication; (ix) exercises; and (x) training.</w:t>
      </w:r>
    </w:p>
    <w:p w14:paraId="6BDD996E" w14:textId="77777777" w:rsidR="00722DBE" w:rsidRPr="005C6B87" w:rsidRDefault="00722DBE" w:rsidP="00722DBE">
      <w:pPr>
        <w:tabs>
          <w:tab w:val="num" w:pos="1440"/>
        </w:tabs>
      </w:pPr>
    </w:p>
    <w:p w14:paraId="2F5406AD" w14:textId="77777777" w:rsidR="00722DBE" w:rsidRPr="005C6B87" w:rsidRDefault="00722DBE" w:rsidP="00722DBE">
      <w:pPr>
        <w:tabs>
          <w:tab w:val="num" w:pos="1440"/>
        </w:tabs>
      </w:pPr>
      <w:r w:rsidRPr="005C6B87">
        <w:lastRenderedPageBreak/>
        <w:t>3.2</w:t>
      </w:r>
      <w:r w:rsidRPr="005C6B87">
        <w:tab/>
        <w:t xml:space="preserve">Any DR/BC Plan shall provide, at a minimum, for </w:t>
      </w:r>
      <w:r w:rsidR="0063222D">
        <w:t>Company</w:t>
      </w:r>
      <w:r w:rsidRPr="005C6B87">
        <w:t xml:space="preserve"> to provide alternate electrical power for uninterrupted performance or provision of Product. The DR/BC Plan shall also designate one or more facilities (each a “Disaster Recovery Site”) or separate computer resources to which </w:t>
      </w:r>
      <w:r w:rsidR="0063222D">
        <w:t>Company</w:t>
      </w:r>
      <w:r w:rsidRPr="005C6B87">
        <w:t xml:space="preserve"> shall move the affected portion of any Product upon the declaration of a Disaster (as provided in the DR/BC Plan) requiring such a relocation (including a Disaster at a Disaster Recovery Site).  </w:t>
      </w:r>
      <w:r w:rsidR="0063222D">
        <w:t>Company</w:t>
      </w:r>
      <w:r w:rsidRPr="005C6B87">
        <w:t xml:space="preserve"> shall provide Customer with data communication access to each Disaster Recovery Site, including payment of any expense associated with said communication between Customer and the Disaster Recovery Site(s).  Each Disaster Recovery Site shall be sufficiently geographically separated from the primary facilities to recover from a regional Disaster.</w:t>
      </w:r>
    </w:p>
    <w:p w14:paraId="4590DC1C" w14:textId="77777777" w:rsidR="00722DBE" w:rsidRPr="005C6B87" w:rsidRDefault="00722DBE" w:rsidP="00722DBE">
      <w:pPr>
        <w:tabs>
          <w:tab w:val="num" w:pos="1440"/>
        </w:tabs>
      </w:pPr>
    </w:p>
    <w:p w14:paraId="61590007" w14:textId="77777777" w:rsidR="00722DBE" w:rsidRPr="005C6B87" w:rsidRDefault="00722DBE" w:rsidP="00722DBE">
      <w:pPr>
        <w:tabs>
          <w:tab w:val="num" w:pos="1440"/>
        </w:tabs>
      </w:pPr>
      <w:r w:rsidRPr="005C6B87">
        <w:t>3.3</w:t>
      </w:r>
      <w:r w:rsidRPr="005C6B87">
        <w:tab/>
      </w:r>
      <w:r w:rsidR="0063222D">
        <w:t>Company</w:t>
      </w:r>
      <w:r w:rsidRPr="005C6B87">
        <w:t xml:space="preserve"> shall provide and maintain adequate backup files of Customer Data.  </w:t>
      </w:r>
      <w:r w:rsidR="0063222D">
        <w:t>Company</w:t>
      </w:r>
      <w:r w:rsidRPr="005C6B87">
        <w:t xml:space="preserve"> shall design and execute its backup to support a recovery point objective (RPO) of near zero (0) up to twenty-four (24) hours based upon </w:t>
      </w:r>
      <w:r w:rsidR="0063222D">
        <w:t>Company</w:t>
      </w:r>
      <w:r w:rsidRPr="005C6B87">
        <w:t xml:space="preserve">’s application criticality as determined by Customer.  </w:t>
      </w:r>
      <w:r w:rsidR="0063222D">
        <w:t>Company</w:t>
      </w:r>
      <w:r w:rsidRPr="005C6B87">
        <w:t xml:space="preserve"> shall provide Customer with documentation describing and certifying its file backup methodology via email to Customer.</w:t>
      </w:r>
    </w:p>
    <w:p w14:paraId="2E62EEED" w14:textId="77777777" w:rsidR="00722DBE" w:rsidRPr="005C6B87" w:rsidRDefault="00722DBE" w:rsidP="00722DBE">
      <w:pPr>
        <w:tabs>
          <w:tab w:val="num" w:pos="1440"/>
        </w:tabs>
      </w:pPr>
    </w:p>
    <w:p w14:paraId="2474C088" w14:textId="77777777" w:rsidR="00722DBE" w:rsidRPr="005C6B87" w:rsidRDefault="00722DBE" w:rsidP="00722DBE">
      <w:pPr>
        <w:tabs>
          <w:tab w:val="num" w:pos="1440"/>
        </w:tabs>
      </w:pPr>
      <w:r w:rsidRPr="005C6B87">
        <w:t>3.4</w:t>
      </w:r>
      <w:r w:rsidRPr="005C6B87">
        <w:tab/>
        <w:t xml:space="preserve">Each Disaster Recovery Site must be appropriately equipped with data processing resources sufficient to perform or provide all Products in compliance with any applicable Performance Standards.  In addition, </w:t>
      </w:r>
      <w:r w:rsidR="0063222D">
        <w:t>Company</w:t>
      </w:r>
      <w:r w:rsidRPr="005C6B87">
        <w:t xml:space="preserve"> shall locate at each Disaster Recovery Site a hard copy of the DR/BC Plan(s).</w:t>
      </w:r>
    </w:p>
    <w:p w14:paraId="2E0AF15B" w14:textId="77777777" w:rsidR="00722DBE" w:rsidRPr="005C6B87" w:rsidRDefault="00722DBE" w:rsidP="00722DBE">
      <w:pPr>
        <w:tabs>
          <w:tab w:val="num" w:pos="1440"/>
        </w:tabs>
      </w:pPr>
    </w:p>
    <w:p w14:paraId="74DA02A0" w14:textId="77777777" w:rsidR="00722DBE" w:rsidRPr="005C6B87" w:rsidRDefault="00722DBE" w:rsidP="00722DBE">
      <w:pPr>
        <w:tabs>
          <w:tab w:val="num" w:pos="1440"/>
        </w:tabs>
      </w:pPr>
      <w:r w:rsidRPr="005C6B87">
        <w:t>3.5</w:t>
      </w:r>
      <w:r w:rsidRPr="005C6B87">
        <w:tab/>
        <w:t>Any DR/BC Plan must also specify all procedures for the determination or declaration of a Disaster, which determination or declaration may not be unreasonably withheld or delayed by either party.</w:t>
      </w:r>
    </w:p>
    <w:p w14:paraId="6AA3BAC5" w14:textId="77777777" w:rsidR="00722DBE" w:rsidRPr="005C6B87" w:rsidRDefault="00722DBE" w:rsidP="00722DBE">
      <w:pPr>
        <w:tabs>
          <w:tab w:val="num" w:pos="900"/>
        </w:tabs>
      </w:pPr>
    </w:p>
    <w:p w14:paraId="26410124" w14:textId="77777777" w:rsidR="00722DBE" w:rsidRPr="005C6B87" w:rsidRDefault="00722DBE" w:rsidP="00722DBE">
      <w:pPr>
        <w:tabs>
          <w:tab w:val="num" w:pos="900"/>
        </w:tabs>
      </w:pPr>
      <w:r w:rsidRPr="005C6B87">
        <w:t>3.6</w:t>
      </w:r>
      <w:r w:rsidRPr="005C6B87">
        <w:tab/>
        <w:t xml:space="preserve">If </w:t>
      </w:r>
      <w:r w:rsidR="0063222D">
        <w:t>Company</w:t>
      </w:r>
      <w:r w:rsidRPr="005C6B87">
        <w:t xml:space="preserve"> performs call processing, </w:t>
      </w:r>
      <w:r w:rsidR="0063222D">
        <w:t>Company</w:t>
      </w:r>
      <w:r w:rsidRPr="005C6B87">
        <w:t xml:space="preserve"> shall maintain copies of current software, training manuals, supplies, daily incremental on-site server backups, weekly full off-site server backups, disaster recovery plans, the disaster recovery contact list, necessary equipment, and network connections for call processing in each work site ready for immediate use in the event of a disaster involving Customer’s call processing.</w:t>
      </w:r>
    </w:p>
    <w:p w14:paraId="26D5994C" w14:textId="77777777" w:rsidR="00722DBE" w:rsidRPr="005C6B87" w:rsidRDefault="00722DBE" w:rsidP="00722DBE">
      <w:pPr>
        <w:tabs>
          <w:tab w:val="num" w:pos="900"/>
        </w:tabs>
      </w:pPr>
    </w:p>
    <w:p w14:paraId="6B66BC91" w14:textId="77777777" w:rsidR="00722DBE" w:rsidRPr="005C6B87" w:rsidRDefault="00722DBE" w:rsidP="00722DBE">
      <w:pPr>
        <w:tabs>
          <w:tab w:val="num" w:pos="900"/>
        </w:tabs>
      </w:pPr>
      <w:r w:rsidRPr="005C6B87">
        <w:t>3.7</w:t>
      </w:r>
      <w:r w:rsidRPr="005C6B87">
        <w:tab/>
      </w:r>
      <w:r w:rsidR="0063222D">
        <w:t>Company</w:t>
      </w:r>
      <w:r w:rsidRPr="005C6B87">
        <w:t xml:space="preserve"> shall relocate all affected Product  to a Disaster Recovery Site as expeditiously as possible after declaration of a Disaster (as provided in the DR/BC Plan), and including but in no way limited to all requisite telecommunications modifications necessary to achieve full connectivity to the Disaster Recovery Site within any applicable Performance Standards.</w:t>
      </w:r>
    </w:p>
    <w:p w14:paraId="5F5CFD36" w14:textId="77777777" w:rsidR="00722DBE" w:rsidRPr="005C6B87" w:rsidRDefault="00722DBE" w:rsidP="00722DBE">
      <w:pPr>
        <w:tabs>
          <w:tab w:val="num" w:pos="900"/>
        </w:tabs>
      </w:pPr>
    </w:p>
    <w:p w14:paraId="0D6AE83F" w14:textId="77777777" w:rsidR="00722DBE" w:rsidRPr="005C6B87" w:rsidRDefault="00722DBE" w:rsidP="00722DBE">
      <w:pPr>
        <w:tabs>
          <w:tab w:val="num" w:pos="900"/>
        </w:tabs>
      </w:pPr>
      <w:r w:rsidRPr="005C6B87">
        <w:t>3.8</w:t>
      </w:r>
      <w:r w:rsidRPr="005C6B87">
        <w:tab/>
        <w:t xml:space="preserve">If any Disaster occurs and is attributable to a failure of </w:t>
      </w:r>
      <w:r w:rsidR="0063222D">
        <w:t>Company</w:t>
      </w:r>
      <w:r w:rsidRPr="005C6B87">
        <w:t xml:space="preserve"> facilities, failure of software or other systems or otherwise arises from </w:t>
      </w:r>
      <w:r w:rsidR="0063222D">
        <w:t>Company</w:t>
      </w:r>
      <w:r w:rsidRPr="005C6B87">
        <w:t xml:space="preserve"> action or inaction, </w:t>
      </w:r>
      <w:r w:rsidR="0063222D">
        <w:t>Company</w:t>
      </w:r>
      <w:r w:rsidRPr="005C6B87">
        <w:t xml:space="preserve"> shall provide properly trained staff to perform </w:t>
      </w:r>
      <w:r w:rsidR="0063222D">
        <w:t>Company</w:t>
      </w:r>
      <w:r w:rsidRPr="005C6B87">
        <w:t xml:space="preserve">’s obligations hereunder from the Disaster Recovery Site and require overtime, if necessary, to meet Performance Standards and all of these Disaster-related Services shall be provided at no additional cost to Customer.  </w:t>
      </w:r>
    </w:p>
    <w:p w14:paraId="595C7461" w14:textId="77777777" w:rsidR="00722DBE" w:rsidRPr="005C6B87" w:rsidRDefault="00722DBE" w:rsidP="00722DBE">
      <w:pPr>
        <w:tabs>
          <w:tab w:val="num" w:pos="900"/>
        </w:tabs>
      </w:pPr>
    </w:p>
    <w:p w14:paraId="4AE98F9E" w14:textId="77777777" w:rsidR="00722DBE" w:rsidRPr="005C6B87" w:rsidRDefault="00722DBE" w:rsidP="00722DBE">
      <w:pPr>
        <w:tabs>
          <w:tab w:val="num" w:pos="900"/>
        </w:tabs>
      </w:pPr>
      <w:r w:rsidRPr="005C6B87">
        <w:t>3.9</w:t>
      </w:r>
      <w:r w:rsidRPr="005C6B87">
        <w:tab/>
        <w:t xml:space="preserve">The Disaster Recovery Plan shall provide that, in the event of a Disaster, </w:t>
      </w:r>
      <w:r w:rsidR="0063222D">
        <w:t>Company</w:t>
      </w:r>
      <w:r w:rsidRPr="005C6B87">
        <w:t xml:space="preserve"> must be able to resume and shall resume performance in accordance herewith utilizing the Disaster Recovery Site within twenty-four (24) hours (“Recovery Time Objective”) of the declaration of any Disaster as provided in the Disaster Recovery Plan.</w:t>
      </w:r>
    </w:p>
    <w:p w14:paraId="7D378D31" w14:textId="77777777" w:rsidR="00722DBE" w:rsidRPr="005C6B87" w:rsidRDefault="00722DBE" w:rsidP="00722DBE">
      <w:pPr>
        <w:tabs>
          <w:tab w:val="num" w:pos="900"/>
        </w:tabs>
      </w:pPr>
    </w:p>
    <w:p w14:paraId="5730871D" w14:textId="77777777" w:rsidR="00722DBE" w:rsidRPr="005C6B87" w:rsidRDefault="00722DBE" w:rsidP="00722DBE">
      <w:pPr>
        <w:tabs>
          <w:tab w:val="num" w:pos="900"/>
        </w:tabs>
      </w:pPr>
      <w:r w:rsidRPr="005C6B87">
        <w:t>3.10</w:t>
      </w:r>
      <w:r w:rsidRPr="005C6B87">
        <w:tab/>
        <w:t xml:space="preserve">Throughout the Term of the Schedule, </w:t>
      </w:r>
      <w:r w:rsidR="0063222D">
        <w:t>Company</w:t>
      </w:r>
      <w:r w:rsidRPr="005C6B87">
        <w:t xml:space="preserve"> shall, at </w:t>
      </w:r>
      <w:r w:rsidR="0063222D">
        <w:t>Company</w:t>
      </w:r>
      <w:r w:rsidRPr="005C6B87">
        <w:t xml:space="preserve">’s expense, maintain in effect contracts and/or arrangements necessary for implementation of </w:t>
      </w:r>
      <w:r w:rsidR="0063222D">
        <w:t>Company</w:t>
      </w:r>
      <w:r w:rsidRPr="005C6B87">
        <w:t xml:space="preserve">’s DR/BC Plan(s) that provide an equivalent level of recovery capability as that which is described herein.  </w:t>
      </w:r>
      <w:r w:rsidR="0063222D">
        <w:t>Company</w:t>
      </w:r>
      <w:r w:rsidRPr="005C6B87">
        <w:t xml:space="preserve"> agrees to update Customer annually in the Executive Summary.   </w:t>
      </w:r>
    </w:p>
    <w:p w14:paraId="7BBC362E" w14:textId="77777777" w:rsidR="00722DBE" w:rsidRPr="005C6B87" w:rsidRDefault="00722DBE" w:rsidP="00722DBE">
      <w:pPr>
        <w:tabs>
          <w:tab w:val="num" w:pos="900"/>
        </w:tabs>
      </w:pPr>
    </w:p>
    <w:p w14:paraId="7E7769F5" w14:textId="77777777" w:rsidR="00722DBE" w:rsidRPr="005C6B87" w:rsidRDefault="00722DBE" w:rsidP="00722DBE">
      <w:pPr>
        <w:tabs>
          <w:tab w:val="num" w:pos="900"/>
        </w:tabs>
      </w:pPr>
      <w:r w:rsidRPr="005C6B87">
        <w:lastRenderedPageBreak/>
        <w:t>3.11</w:t>
      </w:r>
      <w:r w:rsidRPr="005C6B87">
        <w:tab/>
        <w:t>The DR/BC Plan shall include a pandemic strategy.  The strategy overview shall include:  (i) operational plan to address significant absenteeism; (ii) work alternatives; (iii) plan to reduce transmis</w:t>
      </w:r>
      <w:r w:rsidRPr="0021498F">
        <w:t>s</w:t>
      </w:r>
      <w:r w:rsidRPr="005C6B87">
        <w:t xml:space="preserve">ion of disease; and (iv) a notification process for </w:t>
      </w:r>
      <w:r w:rsidR="0063222D">
        <w:t>Company</w:t>
      </w:r>
      <w:r w:rsidRPr="005C6B87">
        <w:t xml:space="preserve"> to inform Customer when increased absenteeism impacts </w:t>
      </w:r>
      <w:r w:rsidR="0063222D">
        <w:t>Company</w:t>
      </w:r>
      <w:r w:rsidRPr="005C6B87">
        <w:t xml:space="preserve">’s performance of its obligations under the Agreement.   Upon Customer’s request, Customer may audit </w:t>
      </w:r>
      <w:r w:rsidR="0063222D">
        <w:t>Company</w:t>
      </w:r>
      <w:r w:rsidRPr="005C6B87">
        <w:t>’s operational capabilities in relation to the possible impact of pandemics.</w:t>
      </w:r>
    </w:p>
    <w:p w14:paraId="4628E7E5" w14:textId="77777777" w:rsidR="00722DBE" w:rsidRPr="005C6B87" w:rsidRDefault="00722DBE" w:rsidP="00722DBE">
      <w:pPr>
        <w:tabs>
          <w:tab w:val="num" w:pos="900"/>
        </w:tabs>
      </w:pPr>
    </w:p>
    <w:p w14:paraId="2A551AD4" w14:textId="77777777" w:rsidR="00722DBE" w:rsidRPr="005C6B87" w:rsidRDefault="00722DBE" w:rsidP="00722DBE">
      <w:pPr>
        <w:tabs>
          <w:tab w:val="num" w:pos="900"/>
        </w:tabs>
        <w:rPr>
          <w:u w:val="single"/>
        </w:rPr>
      </w:pPr>
      <w:r w:rsidRPr="005C6B87">
        <w:t>4.</w:t>
      </w:r>
      <w:r w:rsidRPr="005C6B87">
        <w:tab/>
      </w:r>
      <w:r w:rsidRPr="005C6B87">
        <w:rPr>
          <w:u w:val="single"/>
        </w:rPr>
        <w:t>Executive Summary Requirements</w:t>
      </w:r>
    </w:p>
    <w:p w14:paraId="1DF2FA4E" w14:textId="77777777" w:rsidR="00722DBE" w:rsidRPr="005C6B87" w:rsidRDefault="00722DBE" w:rsidP="00722DBE">
      <w:r w:rsidRPr="005C6B87">
        <w:t>The executive summary of the Plan shall include, at a minimum, the following components:</w:t>
      </w:r>
      <w:r w:rsidRPr="005C6B87">
        <w:tab/>
      </w:r>
    </w:p>
    <w:p w14:paraId="0D793A29" w14:textId="77777777" w:rsidR="00722DBE" w:rsidRPr="005C6B87" w:rsidRDefault="00722DBE" w:rsidP="00722DBE">
      <w:r w:rsidRPr="005C6B87">
        <w:t xml:space="preserve">(a)  Systems.  A description of the processes used to recover the software, hardware, telecommunications and Data necessary to continue or resume </w:t>
      </w:r>
      <w:r w:rsidR="0063222D">
        <w:t>Company</w:t>
      </w:r>
      <w:r w:rsidRPr="005C6B87">
        <w:t xml:space="preserve"> performance of </w:t>
      </w:r>
      <w:r w:rsidR="0063222D">
        <w:t>Company</w:t>
      </w:r>
      <w:r w:rsidRPr="005C6B87">
        <w:t xml:space="preserve"> obligations under the Agreement.    </w:t>
      </w:r>
    </w:p>
    <w:p w14:paraId="7EB8F6BB" w14:textId="77777777" w:rsidR="00722DBE" w:rsidRPr="005C6B87" w:rsidRDefault="00722DBE" w:rsidP="00722DBE">
      <w:pPr>
        <w:tabs>
          <w:tab w:val="num" w:pos="900"/>
        </w:tabs>
      </w:pPr>
    </w:p>
    <w:p w14:paraId="18DE5AD9" w14:textId="77777777" w:rsidR="00722DBE" w:rsidRPr="005C6B87" w:rsidRDefault="00722DBE" w:rsidP="00722DBE">
      <w:r w:rsidRPr="005C6B87">
        <w:t xml:space="preserve">(b)  Facilities.  A description of each Disaster Recovery Site from which </w:t>
      </w:r>
      <w:r w:rsidR="0063222D">
        <w:t>Company</w:t>
      </w:r>
      <w:r w:rsidRPr="005C6B87">
        <w:t xml:space="preserve"> will resume performance in the case of a Disaster.  </w:t>
      </w:r>
    </w:p>
    <w:p w14:paraId="254FF480" w14:textId="77777777" w:rsidR="00722DBE" w:rsidRPr="005C6B87" w:rsidRDefault="00722DBE" w:rsidP="00722DBE"/>
    <w:p w14:paraId="076398C9" w14:textId="77777777" w:rsidR="00722DBE" w:rsidRPr="005C6B87" w:rsidRDefault="00722DBE" w:rsidP="00722DBE">
      <w:r w:rsidRPr="005C6B87">
        <w:t xml:space="preserve">(c) Personnel Disaster Deployment Strategy/Overview. An overview of </w:t>
      </w:r>
      <w:r w:rsidR="0063222D">
        <w:t>Company</w:t>
      </w:r>
      <w:r w:rsidRPr="005C6B87">
        <w:t xml:space="preserve">’s Personnel Disaster deployment strategy/overview plan that supports </w:t>
      </w:r>
      <w:r w:rsidR="0063222D">
        <w:t>Company</w:t>
      </w:r>
      <w:r w:rsidRPr="005C6B87">
        <w:t xml:space="preserve">’s performance and provision of Product.    The overview shall include: (i) an operational plan to address significant absenteeism should a Disaster prevent </w:t>
      </w:r>
      <w:r w:rsidR="0063222D">
        <w:t>Company</w:t>
      </w:r>
      <w:r w:rsidRPr="005C6B87">
        <w:t xml:space="preserve"> personnel from accessing the </w:t>
      </w:r>
      <w:r w:rsidR="0063222D">
        <w:t>Company</w:t>
      </w:r>
      <w:r w:rsidRPr="005C6B87">
        <w:t xml:space="preserve"> location(s); (ii) alternate work alternatives for </w:t>
      </w:r>
      <w:r w:rsidR="0063222D">
        <w:t>Company</w:t>
      </w:r>
      <w:r w:rsidRPr="005C6B87">
        <w:t xml:space="preserve"> personnel if the primary location is affected by a Disaster; and (iii) relocation plan to relocate </w:t>
      </w:r>
      <w:r w:rsidR="0063222D">
        <w:t>Company</w:t>
      </w:r>
      <w:r w:rsidRPr="005C6B87">
        <w:t xml:space="preserve"> personnel to </w:t>
      </w:r>
      <w:r w:rsidR="0063222D">
        <w:t>Company</w:t>
      </w:r>
      <w:r w:rsidRPr="005C6B87">
        <w:t>’s alternate work locations.  The Strategy/Overview should include the amount of time to implement each element of the Personnel Disaster deployment strategy.</w:t>
      </w:r>
      <w:r w:rsidRPr="005C6B87" w:rsidDel="00753A4D">
        <w:t xml:space="preserve"> </w:t>
      </w:r>
    </w:p>
    <w:p w14:paraId="12E91909" w14:textId="77777777" w:rsidR="00722DBE" w:rsidRPr="005C6B87" w:rsidRDefault="00722DBE" w:rsidP="00722DBE"/>
    <w:p w14:paraId="137222B9" w14:textId="77777777" w:rsidR="00722DBE" w:rsidRPr="005C6B87" w:rsidRDefault="00722DBE" w:rsidP="00722DBE">
      <w:r w:rsidRPr="005C6B87">
        <w:t xml:space="preserve">(d)  A summary of </w:t>
      </w:r>
      <w:r w:rsidR="0063222D">
        <w:t>Company</w:t>
      </w:r>
      <w:r w:rsidRPr="005C6B87">
        <w:t>’s pandemic strategy.</w:t>
      </w:r>
    </w:p>
    <w:p w14:paraId="1CAACC61" w14:textId="77777777" w:rsidR="00722DBE" w:rsidRPr="005C6B87" w:rsidRDefault="00722DBE" w:rsidP="00722DBE"/>
    <w:p w14:paraId="5F6F6F6A" w14:textId="77777777" w:rsidR="00722DBE" w:rsidRPr="005C6B87" w:rsidRDefault="00722DBE" w:rsidP="00722DBE">
      <w:r w:rsidRPr="005C6B87">
        <w:t xml:space="preserve">(e)  A summary of </w:t>
      </w:r>
      <w:r w:rsidR="0063222D">
        <w:t>Company</w:t>
      </w:r>
      <w:r w:rsidRPr="005C6B87">
        <w:t xml:space="preserve">’s DR/BC Plan testing as described in Section 5 below. </w:t>
      </w:r>
    </w:p>
    <w:p w14:paraId="51122EF7" w14:textId="77777777" w:rsidR="00722DBE" w:rsidRPr="005C6B87" w:rsidRDefault="00722DBE" w:rsidP="00722DBE"/>
    <w:p w14:paraId="41A0A46E" w14:textId="77777777" w:rsidR="00722DBE" w:rsidRPr="005C6B87" w:rsidRDefault="00722DBE" w:rsidP="00722DBE">
      <w:r w:rsidRPr="005C6B87">
        <w:t>(f)  Customer’s Business Continuity Questionnaire shall be a part of the Executive Summary.</w:t>
      </w:r>
    </w:p>
    <w:p w14:paraId="4AD0DC9D" w14:textId="77777777" w:rsidR="00722DBE" w:rsidRPr="005C6B87" w:rsidRDefault="00722DBE" w:rsidP="00722DBE">
      <w:pPr>
        <w:tabs>
          <w:tab w:val="num" w:pos="900"/>
        </w:tabs>
      </w:pPr>
    </w:p>
    <w:p w14:paraId="49AC45E8" w14:textId="77777777" w:rsidR="00722DBE" w:rsidRPr="005C6B87" w:rsidRDefault="00722DBE" w:rsidP="00722DBE">
      <w:bookmarkStart w:id="17" w:name="2.2.1_BC_Program.__***Abbreviated_Name**"/>
      <w:bookmarkStart w:id="18" w:name="2.2.2_Systems.__A_description_of_the_pro"/>
      <w:bookmarkStart w:id="19" w:name="2.2.3_Facilities.__A_description_of_the_"/>
      <w:bookmarkStart w:id="20" w:name="2.2.4_Pandemic.__An_overview_of_***Abbre"/>
      <w:bookmarkStart w:id="21" w:name="3.6__Recovery_Status_Reporting.__Once_**"/>
      <w:bookmarkEnd w:id="17"/>
      <w:bookmarkEnd w:id="18"/>
      <w:bookmarkEnd w:id="19"/>
      <w:bookmarkEnd w:id="20"/>
      <w:bookmarkEnd w:id="21"/>
      <w:r w:rsidRPr="005C6B87">
        <w:rPr>
          <w:lang w:val="x-none"/>
        </w:rPr>
        <w:t>5.</w:t>
      </w:r>
      <w:r w:rsidRPr="005C6B87">
        <w:rPr>
          <w:lang w:val="x-none"/>
        </w:rPr>
        <w:tab/>
      </w:r>
      <w:r w:rsidRPr="005C6B87">
        <w:rPr>
          <w:u w:val="single"/>
          <w:lang w:val="x-none"/>
        </w:rPr>
        <w:t>Disaster Recovery/Business Continuity Testing</w:t>
      </w:r>
    </w:p>
    <w:p w14:paraId="7102AB12" w14:textId="77777777" w:rsidR="00722DBE" w:rsidRPr="005C6B87" w:rsidRDefault="00722DBE" w:rsidP="00722DBE">
      <w:pPr>
        <w:tabs>
          <w:tab w:val="num" w:pos="1440"/>
        </w:tabs>
      </w:pPr>
      <w:r w:rsidRPr="005C6B87">
        <w:t>5.1</w:t>
      </w:r>
      <w:r w:rsidRPr="005C6B87">
        <w:tab/>
      </w:r>
      <w:r w:rsidR="0063222D">
        <w:t>Company</w:t>
      </w:r>
      <w:r w:rsidRPr="005C6B87">
        <w:t xml:space="preserve"> shall test its DR/BC Plan(s) at least once each calendar year and document the tests and results in the Executive Summary.  The Executive Summary shall include, at a minimum, the following information:</w:t>
      </w:r>
    </w:p>
    <w:p w14:paraId="0E69D0EC" w14:textId="77777777" w:rsidR="00722DBE" w:rsidRPr="005C6B87" w:rsidRDefault="00722DBE" w:rsidP="00F178E6">
      <w:pPr>
        <w:numPr>
          <w:ilvl w:val="0"/>
          <w:numId w:val="13"/>
        </w:numPr>
      </w:pPr>
      <w:r w:rsidRPr="005C6B87">
        <w:t>Scope – The components of the DR/BC Plan(s) and the capabilities that were tested.</w:t>
      </w:r>
    </w:p>
    <w:p w14:paraId="0C80991F" w14:textId="77777777" w:rsidR="00722DBE" w:rsidRPr="005C6B87" w:rsidRDefault="00722DBE" w:rsidP="00F178E6">
      <w:pPr>
        <w:numPr>
          <w:ilvl w:val="0"/>
          <w:numId w:val="13"/>
        </w:numPr>
      </w:pPr>
      <w:r w:rsidRPr="005C6B87">
        <w:t xml:space="preserve">Objectives – A description of the goals the </w:t>
      </w:r>
      <w:r w:rsidR="0063222D">
        <w:rPr>
          <w:bCs/>
        </w:rPr>
        <w:t>Company</w:t>
      </w:r>
      <w:r w:rsidRPr="005C6B87">
        <w:t xml:space="preserve"> expects to achieve during the test.</w:t>
      </w:r>
    </w:p>
    <w:p w14:paraId="3C7EF442" w14:textId="77777777" w:rsidR="00722DBE" w:rsidRPr="005C6B87" w:rsidRDefault="00722DBE" w:rsidP="00F178E6">
      <w:pPr>
        <w:numPr>
          <w:ilvl w:val="0"/>
          <w:numId w:val="13"/>
        </w:numPr>
      </w:pPr>
      <w:r w:rsidRPr="005C6B87">
        <w:t>Format – A description of the test environment, structure and procedural flow (tabletop exercise, systems recovery exercise, process walkthrough exercise, full participation exercise, etc.).</w:t>
      </w:r>
    </w:p>
    <w:p w14:paraId="6D6D5214" w14:textId="77777777" w:rsidR="00722DBE" w:rsidRPr="005C6B87" w:rsidRDefault="00722DBE" w:rsidP="00F178E6">
      <w:pPr>
        <w:numPr>
          <w:ilvl w:val="0"/>
          <w:numId w:val="13"/>
        </w:numPr>
      </w:pPr>
      <w:r w:rsidRPr="005C6B87">
        <w:t xml:space="preserve">Successes &amp; Failures – High level summary of exercise success and failures.  </w:t>
      </w:r>
    </w:p>
    <w:p w14:paraId="15F2BBC2" w14:textId="77777777" w:rsidR="00722DBE" w:rsidRPr="005C6B87" w:rsidRDefault="00722DBE" w:rsidP="00F178E6">
      <w:pPr>
        <w:numPr>
          <w:ilvl w:val="0"/>
          <w:numId w:val="13"/>
        </w:numPr>
      </w:pPr>
      <w:r w:rsidRPr="005C6B87">
        <w:t>Lessons Learned – Key observations from the test that will lead to an improved capability to recover during a real Event and during the next test.</w:t>
      </w:r>
    </w:p>
    <w:p w14:paraId="1C19C9EF" w14:textId="77777777" w:rsidR="00722DBE" w:rsidRPr="005C6B87" w:rsidRDefault="00722DBE" w:rsidP="00722DBE">
      <w:pPr>
        <w:tabs>
          <w:tab w:val="num" w:pos="1440"/>
        </w:tabs>
      </w:pPr>
    </w:p>
    <w:p w14:paraId="2464A21A" w14:textId="77777777" w:rsidR="00722DBE" w:rsidRPr="005C6B87" w:rsidRDefault="00722DBE" w:rsidP="00722DBE">
      <w:pPr>
        <w:tabs>
          <w:tab w:val="num" w:pos="1440"/>
        </w:tabs>
      </w:pPr>
      <w:r w:rsidRPr="005C6B87">
        <w:t>5.2</w:t>
      </w:r>
      <w:r w:rsidRPr="005C6B87">
        <w:tab/>
        <w:t xml:space="preserve">Customer may elect to monitor or participate in </w:t>
      </w:r>
      <w:r w:rsidR="0063222D">
        <w:t>Company</w:t>
      </w:r>
      <w:r w:rsidRPr="005C6B87">
        <w:t xml:space="preserve">’s DR/BC Plan test(s) by accessing the facility from Customer’s locations with existing connectivity to </w:t>
      </w:r>
      <w:r w:rsidR="0063222D">
        <w:t>Company</w:t>
      </w:r>
      <w:r w:rsidRPr="005C6B87">
        <w:t xml:space="preserve">’s facility or by being physically present at the </w:t>
      </w:r>
      <w:r w:rsidR="0063222D">
        <w:t>Company</w:t>
      </w:r>
      <w:r w:rsidRPr="005C6B87">
        <w:t xml:space="preserve">’s facility at Customer’s expense.  </w:t>
      </w:r>
      <w:r w:rsidR="0063222D">
        <w:t>Company</w:t>
      </w:r>
      <w:r w:rsidRPr="005C6B87">
        <w:t xml:space="preserve"> shall work with Customer to facilitate Customer’s participation in </w:t>
      </w:r>
      <w:r w:rsidR="0063222D">
        <w:t>Company</w:t>
      </w:r>
      <w:r w:rsidRPr="005C6B87">
        <w:t xml:space="preserve">’s DR/BC Plan test(s).  Customer will contact </w:t>
      </w:r>
      <w:r w:rsidR="0063222D">
        <w:t>Company</w:t>
      </w:r>
      <w:r w:rsidRPr="005C6B87">
        <w:t xml:space="preserve"> by December 31 each year should Customer decide to participate in </w:t>
      </w:r>
      <w:r w:rsidR="0063222D">
        <w:t>Company</w:t>
      </w:r>
      <w:r w:rsidRPr="005C6B87">
        <w:t xml:space="preserve">’s tests during the following calendar year.  </w:t>
      </w:r>
      <w:r w:rsidR="0063222D">
        <w:t>Company</w:t>
      </w:r>
      <w:r w:rsidRPr="005C6B87">
        <w:t xml:space="preserve"> will work with Customer to determine appropriate test activities, date, time and scope of the test(s).</w:t>
      </w:r>
      <w:r w:rsidRPr="005C6B87" w:rsidDel="00246A56">
        <w:t xml:space="preserve"> </w:t>
      </w:r>
      <w:r w:rsidRPr="005C6B87">
        <w:t xml:space="preserve"> </w:t>
      </w:r>
    </w:p>
    <w:p w14:paraId="43AB95D6" w14:textId="77777777" w:rsidR="00722DBE" w:rsidRPr="005C6B87" w:rsidRDefault="00722DBE" w:rsidP="00722DBE">
      <w:pPr>
        <w:tabs>
          <w:tab w:val="num" w:pos="1440"/>
        </w:tabs>
      </w:pPr>
    </w:p>
    <w:p w14:paraId="28A01D24" w14:textId="77777777" w:rsidR="00722DBE" w:rsidRPr="005C6B87" w:rsidRDefault="00722DBE" w:rsidP="00722DBE">
      <w:pPr>
        <w:tabs>
          <w:tab w:val="num" w:pos="1440"/>
        </w:tabs>
      </w:pPr>
      <w:r w:rsidRPr="005C6B87">
        <w:t>5.3</w:t>
      </w:r>
      <w:r w:rsidRPr="005C6B87">
        <w:tab/>
      </w:r>
      <w:r w:rsidR="0063222D">
        <w:t>Company</w:t>
      </w:r>
      <w:r w:rsidRPr="005C6B87">
        <w:t xml:space="preserve"> may elect to participate in Customer’s disaster recovery tests that are specifically related to </w:t>
      </w:r>
      <w:r w:rsidR="0063222D">
        <w:t>Company</w:t>
      </w:r>
      <w:r w:rsidRPr="005C6B87">
        <w:t xml:space="preserve">’s performance or provision of Product at least once per year at the </w:t>
      </w:r>
      <w:r w:rsidR="0063222D">
        <w:t>Company</w:t>
      </w:r>
      <w:r w:rsidRPr="005C6B87">
        <w:t xml:space="preserve">’s facilities at </w:t>
      </w:r>
      <w:r w:rsidR="0063222D">
        <w:t>Company</w:t>
      </w:r>
      <w:r w:rsidRPr="005C6B87">
        <w:t xml:space="preserve">’s expense.   </w:t>
      </w:r>
      <w:r w:rsidR="0063222D">
        <w:t>Company</w:t>
      </w:r>
      <w:r w:rsidRPr="005C6B87">
        <w:t xml:space="preserve"> will contact Customer by December 31 each year should </w:t>
      </w:r>
      <w:r w:rsidR="0063222D">
        <w:t>Company</w:t>
      </w:r>
      <w:r w:rsidRPr="005C6B87">
        <w:t xml:space="preserve"> decide to participate in Customer’s tests for the following calendar year.  </w:t>
      </w:r>
      <w:r w:rsidR="0063222D">
        <w:t>Company</w:t>
      </w:r>
      <w:r w:rsidRPr="005C6B87">
        <w:t xml:space="preserve"> will work with Customer to determine appropriate test activities, date, time and scope of the test.  If </w:t>
      </w:r>
      <w:r w:rsidR="0063222D">
        <w:t>Company</w:t>
      </w:r>
      <w:r w:rsidRPr="005C6B87">
        <w:t xml:space="preserve"> participates in tests, it shall support the following activities:</w:t>
      </w:r>
    </w:p>
    <w:p w14:paraId="218AC539" w14:textId="77777777" w:rsidR="00722DBE" w:rsidRPr="005C6B87" w:rsidRDefault="00722DBE" w:rsidP="00F178E6">
      <w:pPr>
        <w:numPr>
          <w:ilvl w:val="0"/>
          <w:numId w:val="14"/>
        </w:numPr>
      </w:pPr>
      <w:r w:rsidRPr="005C6B87">
        <w:t xml:space="preserve">The provision of technical experts at the </w:t>
      </w:r>
      <w:r w:rsidR="0063222D">
        <w:rPr>
          <w:bCs/>
        </w:rPr>
        <w:t>Company</w:t>
      </w:r>
      <w:r w:rsidRPr="005C6B87">
        <w:t xml:space="preserve"> data center to participate as needed during the </w:t>
      </w:r>
      <w:r w:rsidRPr="005C6B87">
        <w:rPr>
          <w:bCs/>
        </w:rPr>
        <w:t>Customer</w:t>
      </w:r>
      <w:r w:rsidRPr="005C6B87">
        <w:t xml:space="preserve"> systems recovery test, during normal business hours.</w:t>
      </w:r>
    </w:p>
    <w:p w14:paraId="63BCD8B2" w14:textId="77777777" w:rsidR="00722DBE" w:rsidRPr="005C6B87" w:rsidRDefault="00722DBE" w:rsidP="00F178E6">
      <w:pPr>
        <w:numPr>
          <w:ilvl w:val="0"/>
          <w:numId w:val="14"/>
        </w:numPr>
      </w:pPr>
      <w:r w:rsidRPr="005C6B87">
        <w:t xml:space="preserve">Document </w:t>
      </w:r>
      <w:r w:rsidR="0063222D">
        <w:rPr>
          <w:bCs/>
        </w:rPr>
        <w:t>Company</w:t>
      </w:r>
      <w:r w:rsidRPr="005C6B87">
        <w:rPr>
          <w:bCs/>
        </w:rPr>
        <w:t>’s</w:t>
      </w:r>
      <w:r w:rsidRPr="005C6B87">
        <w:t xml:space="preserve"> involvement in </w:t>
      </w:r>
      <w:r w:rsidRPr="005C6B87">
        <w:rPr>
          <w:bCs/>
        </w:rPr>
        <w:t>Customer’s</w:t>
      </w:r>
      <w:r w:rsidRPr="005C6B87">
        <w:t xml:space="preserve"> disaster recovery tests including lessons learned by </w:t>
      </w:r>
      <w:r w:rsidR="0063222D">
        <w:rPr>
          <w:bCs/>
        </w:rPr>
        <w:t>Company</w:t>
      </w:r>
      <w:r w:rsidRPr="005C6B87">
        <w:t xml:space="preserve"> and action items to be completed by </w:t>
      </w:r>
      <w:r w:rsidR="0063222D">
        <w:rPr>
          <w:bCs/>
        </w:rPr>
        <w:t>Company</w:t>
      </w:r>
      <w:r w:rsidRPr="005C6B87">
        <w:t xml:space="preserve">.  Should any findings be identified, </w:t>
      </w:r>
      <w:r w:rsidR="0063222D">
        <w:t>Company</w:t>
      </w:r>
      <w:r w:rsidRPr="005C6B87">
        <w:t xml:space="preserve"> will work with Customer on an action plan with mutually agreed upon resolution timeframes. Should there be any repeat findings, Customer may request that </w:t>
      </w:r>
      <w:r w:rsidR="0063222D">
        <w:t>Company</w:t>
      </w:r>
      <w:r w:rsidRPr="005C6B87">
        <w:t xml:space="preserve"> develop a remediation plan to address such findings and </w:t>
      </w:r>
      <w:r w:rsidR="0063222D">
        <w:t>Company</w:t>
      </w:r>
      <w:r w:rsidRPr="005C6B87">
        <w:t xml:space="preserve"> shall develop said remediation plan.</w:t>
      </w:r>
    </w:p>
    <w:p w14:paraId="5ED21F52" w14:textId="77777777" w:rsidR="00722DBE" w:rsidRDefault="00722DBE" w:rsidP="00F178E6">
      <w:pPr>
        <w:numPr>
          <w:ilvl w:val="0"/>
          <w:numId w:val="14"/>
        </w:numPr>
      </w:pPr>
      <w:r w:rsidRPr="005C6B87">
        <w:t xml:space="preserve">Generating and/or updating a procedural manual to remain on site at </w:t>
      </w:r>
      <w:r w:rsidR="0063222D">
        <w:rPr>
          <w:bCs/>
        </w:rPr>
        <w:t>Company</w:t>
      </w:r>
      <w:r w:rsidRPr="005C6B87">
        <w:rPr>
          <w:bCs/>
        </w:rPr>
        <w:t>’s</w:t>
      </w:r>
      <w:r w:rsidRPr="005C6B87">
        <w:t xml:space="preserve"> location that will detail the steps required by </w:t>
      </w:r>
      <w:r w:rsidR="0063222D">
        <w:rPr>
          <w:bCs/>
        </w:rPr>
        <w:t>Company</w:t>
      </w:r>
      <w:r w:rsidRPr="005C6B87">
        <w:t xml:space="preserve"> to facilitate </w:t>
      </w:r>
      <w:r w:rsidRPr="005C6B87">
        <w:rPr>
          <w:bCs/>
        </w:rPr>
        <w:t>Customer’s</w:t>
      </w:r>
      <w:r w:rsidRPr="005C6B87">
        <w:t xml:space="preserve"> recovery from a disaster.</w:t>
      </w:r>
    </w:p>
    <w:p w14:paraId="3E0873E4" w14:textId="3E755ABF" w:rsidR="000129D6" w:rsidRDefault="00722DBE" w:rsidP="00F178E6">
      <w:pPr>
        <w:numPr>
          <w:ilvl w:val="0"/>
          <w:numId w:val="14"/>
        </w:numPr>
      </w:pPr>
      <w:r w:rsidRPr="00722DBE">
        <w:rPr>
          <w:bCs/>
        </w:rPr>
        <w:t>Customer</w:t>
      </w:r>
      <w:r w:rsidRPr="005C6B87">
        <w:t xml:space="preserve"> will document any required additional assistance for future recovery tests in a separate </w:t>
      </w:r>
      <w:r w:rsidRPr="00722DBE">
        <w:rPr>
          <w:bCs/>
        </w:rPr>
        <w:t xml:space="preserve">Schedule. </w:t>
      </w:r>
      <w:r w:rsidRPr="005C6B87">
        <w:t xml:space="preserve">  The </w:t>
      </w:r>
      <w:r w:rsidRPr="00722DBE">
        <w:rPr>
          <w:bCs/>
        </w:rPr>
        <w:t>Schedule</w:t>
      </w:r>
      <w:r w:rsidRPr="005C6B87">
        <w:t xml:space="preserve"> will be provided to </w:t>
      </w:r>
      <w:r w:rsidR="0063222D">
        <w:rPr>
          <w:bCs/>
        </w:rPr>
        <w:t>Company</w:t>
      </w:r>
      <w:r w:rsidRPr="005C6B87">
        <w:t xml:space="preserve"> at least one hundred twenty (120) days prior to the next test.</w:t>
      </w:r>
    </w:p>
    <w:p w14:paraId="3727393D" w14:textId="77777777" w:rsidR="000129D6" w:rsidRDefault="000129D6" w:rsidP="000129D6">
      <w:pPr>
        <w:pStyle w:val="BlockText"/>
      </w:pPr>
      <w:r>
        <w:br w:type="page"/>
      </w:r>
    </w:p>
    <w:p w14:paraId="76CBA98E" w14:textId="77777777" w:rsidR="000129D6" w:rsidRDefault="000129D6" w:rsidP="000129D6">
      <w:pPr>
        <w:jc w:val="center"/>
        <w:rPr>
          <w:b/>
        </w:rPr>
      </w:pPr>
    </w:p>
    <w:p w14:paraId="7E34A8F7" w14:textId="4E8A06DD" w:rsidR="000129D6" w:rsidRDefault="000129D6" w:rsidP="000129D6">
      <w:pPr>
        <w:jc w:val="center"/>
        <w:rPr>
          <w:b/>
        </w:rPr>
      </w:pPr>
      <w:r>
        <w:rPr>
          <w:b/>
        </w:rPr>
        <w:t>ATTACHMENT C – IMPLEMENTATION SERVICES STATEMENT OF WORK</w:t>
      </w:r>
    </w:p>
    <w:p w14:paraId="4542F9A6" w14:textId="77777777" w:rsidR="000129D6" w:rsidRDefault="000129D6" w:rsidP="000129D6">
      <w:pPr>
        <w:jc w:val="center"/>
        <w:rPr>
          <w:b/>
        </w:rPr>
      </w:pPr>
    </w:p>
    <w:p w14:paraId="35704121" w14:textId="77777777" w:rsidR="000129D6" w:rsidRPr="00817664" w:rsidRDefault="000129D6" w:rsidP="000129D6">
      <w:pPr>
        <w:pStyle w:val="ListParagraph"/>
        <w:numPr>
          <w:ilvl w:val="0"/>
          <w:numId w:val="15"/>
        </w:numPr>
        <w:spacing w:after="0" w:line="240" w:lineRule="auto"/>
        <w:rPr>
          <w:rFonts w:ascii="Bookman Old Style" w:hAnsi="Bookman Old Style"/>
          <w:b/>
          <w:snapToGrid w:val="0"/>
          <w:sz w:val="20"/>
          <w:szCs w:val="20"/>
        </w:rPr>
      </w:pPr>
      <w:r>
        <w:rPr>
          <w:rFonts w:ascii="Bookman Old Style" w:hAnsi="Bookman Old Style"/>
          <w:b/>
          <w:snapToGrid w:val="0"/>
          <w:sz w:val="20"/>
          <w:szCs w:val="20"/>
        </w:rPr>
        <w:t>Installation Site(s)</w:t>
      </w:r>
      <w:r w:rsidRPr="00817664">
        <w:rPr>
          <w:rFonts w:ascii="Bookman Old Style" w:hAnsi="Bookman Old Style"/>
          <w:b/>
          <w:snapToGrid w:val="0"/>
          <w:sz w:val="20"/>
          <w:szCs w:val="20"/>
        </w:rPr>
        <w:t xml:space="preserve"> and Work Location</w:t>
      </w:r>
      <w:r>
        <w:rPr>
          <w:rFonts w:ascii="Bookman Old Style" w:hAnsi="Bookman Old Style"/>
          <w:b/>
          <w:snapToGrid w:val="0"/>
          <w:sz w:val="20"/>
          <w:szCs w:val="20"/>
        </w:rPr>
        <w:t>(</w:t>
      </w:r>
      <w:r w:rsidRPr="00817664">
        <w:rPr>
          <w:rFonts w:ascii="Bookman Old Style" w:hAnsi="Bookman Old Style"/>
          <w:b/>
          <w:snapToGrid w:val="0"/>
          <w:sz w:val="20"/>
          <w:szCs w:val="20"/>
        </w:rPr>
        <w:t>s</w:t>
      </w:r>
      <w:r>
        <w:rPr>
          <w:rFonts w:ascii="Bookman Old Style" w:hAnsi="Bookman Old Style"/>
          <w:b/>
          <w:snapToGrid w:val="0"/>
          <w:sz w:val="20"/>
          <w:szCs w:val="20"/>
        </w:rPr>
        <w:t>)</w:t>
      </w:r>
      <w:r w:rsidRPr="00817664">
        <w:rPr>
          <w:rFonts w:ascii="Bookman Old Style" w:hAnsi="Bookman Old Style"/>
          <w:b/>
          <w:snapToGrid w:val="0"/>
          <w:sz w:val="20"/>
          <w:szCs w:val="20"/>
        </w:rPr>
        <w:t>:</w:t>
      </w:r>
    </w:p>
    <w:p w14:paraId="2E7F5114" w14:textId="77777777" w:rsidR="000129D6" w:rsidRPr="00817664" w:rsidRDefault="000129D6" w:rsidP="000129D6">
      <w:pPr>
        <w:rPr>
          <w:snapToGrid w:val="0"/>
        </w:rPr>
      </w:pPr>
    </w:p>
    <w:p w14:paraId="655627AF" w14:textId="77777777" w:rsidR="000129D6" w:rsidRPr="00817664" w:rsidRDefault="000129D6" w:rsidP="000129D6">
      <w:pPr>
        <w:rPr>
          <w:snapToGrid w:val="0"/>
        </w:rPr>
      </w:pPr>
      <w:r w:rsidRPr="00817664">
        <w:rPr>
          <w:snapToGrid w:val="0"/>
        </w:rPr>
        <w:t>A.</w:t>
      </w:r>
      <w:r w:rsidRPr="00817664">
        <w:rPr>
          <w:snapToGrid w:val="0"/>
        </w:rPr>
        <w:tab/>
        <w:t xml:space="preserve">Customer Installation </w:t>
      </w:r>
      <w:commentRangeStart w:id="22"/>
      <w:r w:rsidRPr="00817664">
        <w:rPr>
          <w:snapToGrid w:val="0"/>
        </w:rPr>
        <w:t>Site</w:t>
      </w:r>
      <w:commentRangeEnd w:id="22"/>
      <w:r w:rsidR="0021498F">
        <w:rPr>
          <w:rStyle w:val="CommentReference"/>
        </w:rPr>
        <w:commentReference w:id="22"/>
      </w:r>
      <w:r w:rsidRPr="00817664">
        <w:rPr>
          <w:snapToGrid w:val="0"/>
        </w:rPr>
        <w:t xml:space="preserve">(s):  </w:t>
      </w:r>
      <w:r w:rsidRPr="00817664">
        <w:rPr>
          <w:snapToGrid w:val="0"/>
        </w:rPr>
        <w:tab/>
      </w:r>
    </w:p>
    <w:p w14:paraId="353D3FFD" w14:textId="77777777" w:rsidR="000129D6" w:rsidRPr="00817664" w:rsidRDefault="000129D6" w:rsidP="000129D6">
      <w:pPr>
        <w:rPr>
          <w:snapToGrid w:val="0"/>
        </w:rPr>
      </w:pPr>
      <w:r w:rsidRPr="00817664">
        <w:rPr>
          <w:snapToGrid w:val="0"/>
        </w:rPr>
        <w:tab/>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59"/>
        <w:gridCol w:w="2783"/>
      </w:tblGrid>
      <w:tr w:rsidR="000129D6" w:rsidRPr="00817664" w14:paraId="38E293FD" w14:textId="77777777" w:rsidTr="00760DA4">
        <w:tc>
          <w:tcPr>
            <w:tcW w:w="2941" w:type="dxa"/>
            <w:shd w:val="clear" w:color="auto" w:fill="auto"/>
          </w:tcPr>
          <w:p w14:paraId="09CC9778" w14:textId="77777777" w:rsidR="000129D6" w:rsidRPr="00A112C4" w:rsidRDefault="000129D6" w:rsidP="00760DA4">
            <w:pPr>
              <w:rPr>
                <w:snapToGrid w:val="0"/>
              </w:rPr>
            </w:pPr>
            <w:r w:rsidRPr="00A112C4">
              <w:rPr>
                <w:snapToGrid w:val="0"/>
              </w:rPr>
              <w:t>Continental United States</w:t>
            </w:r>
          </w:p>
        </w:tc>
        <w:tc>
          <w:tcPr>
            <w:tcW w:w="2942" w:type="dxa"/>
            <w:shd w:val="clear" w:color="auto" w:fill="auto"/>
          </w:tcPr>
          <w:p w14:paraId="08DB7FCF" w14:textId="77777777" w:rsidR="000129D6" w:rsidRPr="00A112C4" w:rsidRDefault="000129D6" w:rsidP="00760DA4">
            <w:pPr>
              <w:rPr>
                <w:snapToGrid w:val="0"/>
              </w:rPr>
            </w:pPr>
            <w:r w:rsidRPr="00A112C4">
              <w:rPr>
                <w:snapToGrid w:val="0"/>
              </w:rPr>
              <w:t>Near-Shore</w:t>
            </w:r>
          </w:p>
        </w:tc>
        <w:tc>
          <w:tcPr>
            <w:tcW w:w="2865" w:type="dxa"/>
            <w:shd w:val="clear" w:color="auto" w:fill="auto"/>
          </w:tcPr>
          <w:p w14:paraId="67C2D7ED" w14:textId="77777777" w:rsidR="000129D6" w:rsidRPr="00A112C4" w:rsidRDefault="000129D6" w:rsidP="00760DA4">
            <w:pPr>
              <w:rPr>
                <w:snapToGrid w:val="0"/>
              </w:rPr>
            </w:pPr>
            <w:r w:rsidRPr="00A112C4">
              <w:rPr>
                <w:snapToGrid w:val="0"/>
              </w:rPr>
              <w:t>Off-shore</w:t>
            </w:r>
          </w:p>
        </w:tc>
      </w:tr>
      <w:tr w:rsidR="000129D6" w:rsidRPr="00817664" w14:paraId="132A846C" w14:textId="77777777" w:rsidTr="00760DA4">
        <w:tc>
          <w:tcPr>
            <w:tcW w:w="2941" w:type="dxa"/>
            <w:shd w:val="clear" w:color="auto" w:fill="auto"/>
          </w:tcPr>
          <w:p w14:paraId="6754122C" w14:textId="564E4278" w:rsidR="000129D6" w:rsidRPr="00A112C4" w:rsidDel="00790115" w:rsidRDefault="000129D6" w:rsidP="00760DA4">
            <w:pPr>
              <w:rPr>
                <w:del w:id="23" w:author="Rachel ODea" w:date="2019-09-04T08:17:00Z"/>
                <w:snapToGrid w:val="0"/>
              </w:rPr>
            </w:pPr>
          </w:p>
          <w:p w14:paraId="1F4A03D8" w14:textId="76467476" w:rsidR="000129D6" w:rsidRPr="00A112C4" w:rsidRDefault="000129D6" w:rsidP="00760DA4">
            <w:pPr>
              <w:rPr>
                <w:snapToGrid w:val="0"/>
              </w:rPr>
            </w:pPr>
          </w:p>
        </w:tc>
        <w:tc>
          <w:tcPr>
            <w:tcW w:w="2942" w:type="dxa"/>
            <w:shd w:val="clear" w:color="auto" w:fill="auto"/>
          </w:tcPr>
          <w:p w14:paraId="7582317C" w14:textId="77777777" w:rsidR="000129D6" w:rsidRPr="00A112C4" w:rsidRDefault="000129D6" w:rsidP="00760DA4">
            <w:pPr>
              <w:rPr>
                <w:snapToGrid w:val="0"/>
              </w:rPr>
            </w:pPr>
          </w:p>
        </w:tc>
        <w:tc>
          <w:tcPr>
            <w:tcW w:w="2865" w:type="dxa"/>
            <w:shd w:val="clear" w:color="auto" w:fill="auto"/>
          </w:tcPr>
          <w:p w14:paraId="1EB14ED8" w14:textId="77777777" w:rsidR="000129D6" w:rsidRPr="00A112C4" w:rsidRDefault="000129D6" w:rsidP="00760DA4">
            <w:pPr>
              <w:rPr>
                <w:snapToGrid w:val="0"/>
              </w:rPr>
            </w:pPr>
          </w:p>
        </w:tc>
      </w:tr>
      <w:tr w:rsidR="000129D6" w:rsidRPr="00817664" w14:paraId="503B387E" w14:textId="77777777" w:rsidTr="00760DA4">
        <w:tc>
          <w:tcPr>
            <w:tcW w:w="2941" w:type="dxa"/>
            <w:shd w:val="clear" w:color="auto" w:fill="auto"/>
          </w:tcPr>
          <w:p w14:paraId="6126CF71" w14:textId="0C78446F" w:rsidR="000129D6" w:rsidRPr="00A112C4" w:rsidDel="00790115" w:rsidRDefault="000129D6" w:rsidP="00760DA4">
            <w:pPr>
              <w:rPr>
                <w:del w:id="24" w:author="Rachel ODea" w:date="2019-09-04T08:17:00Z"/>
                <w:snapToGrid w:val="0"/>
              </w:rPr>
            </w:pPr>
          </w:p>
          <w:p w14:paraId="28F10256" w14:textId="77777777" w:rsidR="000129D6" w:rsidRPr="00A112C4" w:rsidRDefault="000129D6" w:rsidP="00760DA4">
            <w:pPr>
              <w:rPr>
                <w:snapToGrid w:val="0"/>
              </w:rPr>
            </w:pPr>
          </w:p>
        </w:tc>
        <w:tc>
          <w:tcPr>
            <w:tcW w:w="2942" w:type="dxa"/>
            <w:shd w:val="clear" w:color="auto" w:fill="auto"/>
          </w:tcPr>
          <w:p w14:paraId="40F36061" w14:textId="77777777" w:rsidR="000129D6" w:rsidRPr="00A112C4" w:rsidRDefault="000129D6" w:rsidP="00760DA4">
            <w:pPr>
              <w:rPr>
                <w:snapToGrid w:val="0"/>
              </w:rPr>
            </w:pPr>
          </w:p>
        </w:tc>
        <w:tc>
          <w:tcPr>
            <w:tcW w:w="2865" w:type="dxa"/>
            <w:shd w:val="clear" w:color="auto" w:fill="auto"/>
          </w:tcPr>
          <w:p w14:paraId="53C5397C" w14:textId="77777777" w:rsidR="000129D6" w:rsidRPr="00A112C4" w:rsidRDefault="000129D6" w:rsidP="00760DA4">
            <w:pPr>
              <w:rPr>
                <w:snapToGrid w:val="0"/>
              </w:rPr>
            </w:pPr>
          </w:p>
        </w:tc>
      </w:tr>
    </w:tbl>
    <w:p w14:paraId="0AF30993" w14:textId="77777777" w:rsidR="000129D6" w:rsidRPr="00817664" w:rsidRDefault="000129D6" w:rsidP="000129D6">
      <w:pPr>
        <w:rPr>
          <w:snapToGrid w:val="0"/>
        </w:rPr>
      </w:pPr>
    </w:p>
    <w:p w14:paraId="28C3110A" w14:textId="77777777" w:rsidR="000129D6" w:rsidRPr="00817664" w:rsidRDefault="000129D6" w:rsidP="000129D6">
      <w:pPr>
        <w:rPr>
          <w:snapToGrid w:val="0"/>
        </w:rPr>
      </w:pPr>
      <w:r>
        <w:rPr>
          <w:snapToGrid w:val="0"/>
        </w:rPr>
        <w:t>B</w:t>
      </w:r>
      <w:r w:rsidRPr="00817664">
        <w:rPr>
          <w:snapToGrid w:val="0"/>
        </w:rPr>
        <w:t>.</w:t>
      </w:r>
      <w:r w:rsidRPr="00817664">
        <w:rPr>
          <w:snapToGrid w:val="0"/>
        </w:rPr>
        <w:tab/>
        <w:t xml:space="preserve">Address of Authorized </w:t>
      </w:r>
      <w:r>
        <w:rPr>
          <w:snapToGrid w:val="0"/>
        </w:rPr>
        <w:t>Company</w:t>
      </w:r>
      <w:r w:rsidRPr="00817664">
        <w:rPr>
          <w:snapToGrid w:val="0"/>
        </w:rPr>
        <w:t xml:space="preserve"> Work </w:t>
      </w:r>
      <w:commentRangeStart w:id="25"/>
      <w:r w:rsidRPr="00817664">
        <w:rPr>
          <w:snapToGrid w:val="0"/>
        </w:rPr>
        <w:t>Location</w:t>
      </w:r>
      <w:commentRangeEnd w:id="25"/>
      <w:r w:rsidR="0021498F">
        <w:rPr>
          <w:rStyle w:val="CommentReference"/>
        </w:rPr>
        <w:commentReference w:id="25"/>
      </w:r>
      <w:r>
        <w:rPr>
          <w:snapToGrid w:val="0"/>
        </w:rPr>
        <w:t>(</w:t>
      </w:r>
      <w:r w:rsidRPr="00817664">
        <w:rPr>
          <w:snapToGrid w:val="0"/>
        </w:rPr>
        <w:t>s</w:t>
      </w:r>
      <w:r>
        <w:rPr>
          <w:snapToGrid w:val="0"/>
        </w:rPr>
        <w:t>)</w:t>
      </w:r>
      <w:r w:rsidRPr="00817664">
        <w:rPr>
          <w:snapToGrid w:val="0"/>
        </w:rPr>
        <w:t>:</w:t>
      </w:r>
    </w:p>
    <w:p w14:paraId="5E716ECB" w14:textId="77777777" w:rsidR="000129D6" w:rsidRPr="00817664" w:rsidRDefault="000129D6" w:rsidP="000129D6">
      <w:pPr>
        <w:rPr>
          <w:snapToGrid w:val="0"/>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4"/>
        <w:gridCol w:w="2822"/>
        <w:gridCol w:w="2746"/>
      </w:tblGrid>
      <w:tr w:rsidR="000129D6" w:rsidRPr="00817664" w14:paraId="1D33EDE2" w14:textId="77777777" w:rsidTr="00760DA4">
        <w:tc>
          <w:tcPr>
            <w:tcW w:w="3420" w:type="dxa"/>
            <w:shd w:val="clear" w:color="auto" w:fill="auto"/>
          </w:tcPr>
          <w:p w14:paraId="40B44A7F" w14:textId="77777777" w:rsidR="000129D6" w:rsidRPr="00A112C4" w:rsidRDefault="000129D6" w:rsidP="00760DA4">
            <w:pPr>
              <w:rPr>
                <w:snapToGrid w:val="0"/>
              </w:rPr>
            </w:pPr>
            <w:r w:rsidRPr="00A112C4">
              <w:rPr>
                <w:snapToGrid w:val="0"/>
              </w:rPr>
              <w:t>Continental United States</w:t>
            </w:r>
          </w:p>
        </w:tc>
        <w:tc>
          <w:tcPr>
            <w:tcW w:w="3420" w:type="dxa"/>
            <w:shd w:val="clear" w:color="auto" w:fill="auto"/>
          </w:tcPr>
          <w:p w14:paraId="5F9AC16D" w14:textId="77777777" w:rsidR="000129D6" w:rsidRPr="00A112C4" w:rsidRDefault="000129D6" w:rsidP="00760DA4">
            <w:pPr>
              <w:rPr>
                <w:snapToGrid w:val="0"/>
              </w:rPr>
            </w:pPr>
            <w:r w:rsidRPr="00A112C4">
              <w:rPr>
                <w:snapToGrid w:val="0"/>
              </w:rPr>
              <w:t>Near-Shore</w:t>
            </w:r>
          </w:p>
        </w:tc>
        <w:tc>
          <w:tcPr>
            <w:tcW w:w="3330" w:type="dxa"/>
            <w:shd w:val="clear" w:color="auto" w:fill="auto"/>
          </w:tcPr>
          <w:p w14:paraId="4EFB63E3" w14:textId="77777777" w:rsidR="000129D6" w:rsidRPr="00A112C4" w:rsidRDefault="000129D6" w:rsidP="00760DA4">
            <w:pPr>
              <w:rPr>
                <w:snapToGrid w:val="0"/>
              </w:rPr>
            </w:pPr>
            <w:r w:rsidRPr="00A112C4">
              <w:rPr>
                <w:snapToGrid w:val="0"/>
              </w:rPr>
              <w:t>Off-shore</w:t>
            </w:r>
          </w:p>
        </w:tc>
      </w:tr>
      <w:tr w:rsidR="000129D6" w:rsidRPr="00817664" w14:paraId="7150B949" w14:textId="77777777" w:rsidTr="00760DA4">
        <w:tc>
          <w:tcPr>
            <w:tcW w:w="3420" w:type="dxa"/>
            <w:shd w:val="clear" w:color="auto" w:fill="auto"/>
          </w:tcPr>
          <w:p w14:paraId="6C39B896" w14:textId="77777777" w:rsidR="000129D6" w:rsidRPr="00A112C4" w:rsidRDefault="000129D6" w:rsidP="00760DA4">
            <w:pPr>
              <w:rPr>
                <w:snapToGrid w:val="0"/>
              </w:rPr>
            </w:pPr>
          </w:p>
          <w:p w14:paraId="7D6B4940" w14:textId="77777777" w:rsidR="000129D6" w:rsidRPr="00A112C4" w:rsidRDefault="000129D6" w:rsidP="00760DA4">
            <w:pPr>
              <w:rPr>
                <w:snapToGrid w:val="0"/>
              </w:rPr>
            </w:pPr>
          </w:p>
        </w:tc>
        <w:tc>
          <w:tcPr>
            <w:tcW w:w="3420" w:type="dxa"/>
            <w:shd w:val="clear" w:color="auto" w:fill="auto"/>
          </w:tcPr>
          <w:p w14:paraId="17E618B5" w14:textId="77777777" w:rsidR="000129D6" w:rsidRPr="00A112C4" w:rsidRDefault="000129D6" w:rsidP="00760DA4">
            <w:pPr>
              <w:rPr>
                <w:snapToGrid w:val="0"/>
              </w:rPr>
            </w:pPr>
          </w:p>
        </w:tc>
        <w:tc>
          <w:tcPr>
            <w:tcW w:w="3330" w:type="dxa"/>
            <w:shd w:val="clear" w:color="auto" w:fill="auto"/>
          </w:tcPr>
          <w:p w14:paraId="714EA65A" w14:textId="77777777" w:rsidR="000129D6" w:rsidRPr="00A112C4" w:rsidRDefault="000129D6" w:rsidP="00760DA4">
            <w:pPr>
              <w:rPr>
                <w:snapToGrid w:val="0"/>
              </w:rPr>
            </w:pPr>
          </w:p>
        </w:tc>
      </w:tr>
      <w:tr w:rsidR="000129D6" w:rsidRPr="00817664" w14:paraId="75E9991F" w14:textId="77777777" w:rsidTr="00760DA4">
        <w:tc>
          <w:tcPr>
            <w:tcW w:w="3420" w:type="dxa"/>
            <w:shd w:val="clear" w:color="auto" w:fill="auto"/>
          </w:tcPr>
          <w:p w14:paraId="40E1299E" w14:textId="77777777" w:rsidR="000129D6" w:rsidRPr="00A112C4" w:rsidRDefault="000129D6" w:rsidP="00760DA4">
            <w:pPr>
              <w:rPr>
                <w:snapToGrid w:val="0"/>
              </w:rPr>
            </w:pPr>
          </w:p>
          <w:p w14:paraId="1906753B" w14:textId="77777777" w:rsidR="000129D6" w:rsidRPr="00A112C4" w:rsidRDefault="000129D6" w:rsidP="00760DA4">
            <w:pPr>
              <w:rPr>
                <w:snapToGrid w:val="0"/>
              </w:rPr>
            </w:pPr>
          </w:p>
        </w:tc>
        <w:tc>
          <w:tcPr>
            <w:tcW w:w="3420" w:type="dxa"/>
            <w:shd w:val="clear" w:color="auto" w:fill="auto"/>
          </w:tcPr>
          <w:p w14:paraId="27CC2251" w14:textId="77777777" w:rsidR="000129D6" w:rsidRPr="00A112C4" w:rsidRDefault="000129D6" w:rsidP="00760DA4">
            <w:pPr>
              <w:tabs>
                <w:tab w:val="left" w:pos="1065"/>
              </w:tabs>
              <w:rPr>
                <w:snapToGrid w:val="0"/>
              </w:rPr>
            </w:pPr>
          </w:p>
        </w:tc>
        <w:tc>
          <w:tcPr>
            <w:tcW w:w="3330" w:type="dxa"/>
            <w:shd w:val="clear" w:color="auto" w:fill="auto"/>
          </w:tcPr>
          <w:p w14:paraId="5D4D34A5" w14:textId="77777777" w:rsidR="000129D6" w:rsidRPr="00A112C4" w:rsidRDefault="000129D6" w:rsidP="00760DA4">
            <w:pPr>
              <w:rPr>
                <w:snapToGrid w:val="0"/>
              </w:rPr>
            </w:pPr>
          </w:p>
        </w:tc>
      </w:tr>
      <w:tr w:rsidR="000129D6" w:rsidRPr="00817664" w14:paraId="097556BC" w14:textId="77777777" w:rsidTr="00760DA4">
        <w:tc>
          <w:tcPr>
            <w:tcW w:w="3420" w:type="dxa"/>
            <w:shd w:val="clear" w:color="auto" w:fill="auto"/>
          </w:tcPr>
          <w:p w14:paraId="1DA42BC8" w14:textId="77777777" w:rsidR="000129D6" w:rsidRPr="00A112C4" w:rsidRDefault="000129D6" w:rsidP="00760DA4">
            <w:pPr>
              <w:rPr>
                <w:snapToGrid w:val="0"/>
              </w:rPr>
            </w:pPr>
          </w:p>
          <w:p w14:paraId="3E305253" w14:textId="77777777" w:rsidR="000129D6" w:rsidRPr="00A112C4" w:rsidRDefault="000129D6" w:rsidP="00760DA4">
            <w:pPr>
              <w:rPr>
                <w:snapToGrid w:val="0"/>
              </w:rPr>
            </w:pPr>
          </w:p>
        </w:tc>
        <w:tc>
          <w:tcPr>
            <w:tcW w:w="3420" w:type="dxa"/>
            <w:shd w:val="clear" w:color="auto" w:fill="auto"/>
          </w:tcPr>
          <w:p w14:paraId="5ED31C9B" w14:textId="77777777" w:rsidR="000129D6" w:rsidRPr="00A112C4" w:rsidRDefault="000129D6" w:rsidP="00760DA4">
            <w:pPr>
              <w:rPr>
                <w:snapToGrid w:val="0"/>
              </w:rPr>
            </w:pPr>
          </w:p>
        </w:tc>
        <w:tc>
          <w:tcPr>
            <w:tcW w:w="3330" w:type="dxa"/>
            <w:shd w:val="clear" w:color="auto" w:fill="auto"/>
          </w:tcPr>
          <w:p w14:paraId="63FD5A12" w14:textId="77777777" w:rsidR="000129D6" w:rsidRPr="00A112C4" w:rsidRDefault="000129D6" w:rsidP="00760DA4">
            <w:pPr>
              <w:rPr>
                <w:snapToGrid w:val="0"/>
              </w:rPr>
            </w:pPr>
          </w:p>
        </w:tc>
      </w:tr>
    </w:tbl>
    <w:p w14:paraId="758D16E0" w14:textId="77777777" w:rsidR="000129D6" w:rsidRPr="00817664" w:rsidRDefault="000129D6" w:rsidP="000129D6">
      <w:pPr>
        <w:rPr>
          <w:snapToGrid w:val="0"/>
        </w:rPr>
      </w:pPr>
    </w:p>
    <w:p w14:paraId="40B39280" w14:textId="77777777" w:rsidR="000129D6" w:rsidRPr="00817664" w:rsidRDefault="000129D6" w:rsidP="000129D6">
      <w:pPr>
        <w:rPr>
          <w:snapToGrid w:val="0"/>
        </w:rPr>
      </w:pPr>
    </w:p>
    <w:p w14:paraId="44080D65" w14:textId="77777777" w:rsidR="000129D6" w:rsidRPr="00817664" w:rsidRDefault="000129D6" w:rsidP="000129D6">
      <w:pPr>
        <w:pStyle w:val="ListParagraph"/>
        <w:numPr>
          <w:ilvl w:val="0"/>
          <w:numId w:val="15"/>
        </w:numPr>
        <w:spacing w:after="0" w:line="240" w:lineRule="auto"/>
        <w:rPr>
          <w:rFonts w:ascii="Bookman Old Style" w:hAnsi="Bookman Old Style"/>
          <w:b/>
          <w:snapToGrid w:val="0"/>
          <w:sz w:val="20"/>
          <w:szCs w:val="20"/>
        </w:rPr>
      </w:pPr>
      <w:r w:rsidRPr="00817664">
        <w:rPr>
          <w:rFonts w:ascii="Bookman Old Style" w:hAnsi="Bookman Old Style"/>
          <w:b/>
          <w:snapToGrid w:val="0"/>
          <w:sz w:val="20"/>
          <w:szCs w:val="20"/>
        </w:rPr>
        <w:t xml:space="preserve">Summary of Services: </w:t>
      </w:r>
    </w:p>
    <w:p w14:paraId="03F6ADD1" w14:textId="77777777" w:rsidR="000129D6" w:rsidRPr="00817664" w:rsidRDefault="000129D6" w:rsidP="000129D6">
      <w:pPr>
        <w:rPr>
          <w:b/>
          <w:snapToGrid w:val="0"/>
        </w:rPr>
      </w:pPr>
    </w:p>
    <w:p w14:paraId="2976E166" w14:textId="77777777" w:rsidR="000129D6" w:rsidRPr="00817664" w:rsidRDefault="000129D6" w:rsidP="000129D6">
      <w:pPr>
        <w:rPr>
          <w:snapToGrid w:val="0"/>
        </w:rPr>
      </w:pPr>
      <w:r>
        <w:rPr>
          <w:snapToGrid w:val="0"/>
        </w:rPr>
        <w:t>Company</w:t>
      </w:r>
      <w:r w:rsidRPr="00817664">
        <w:rPr>
          <w:snapToGrid w:val="0"/>
        </w:rPr>
        <w:t xml:space="preserve"> Representatives shall, based upon Customer’s business requirements and in accordance with the Agreement, install the Licensed Software </w:t>
      </w:r>
      <w:r>
        <w:rPr>
          <w:snapToGrid w:val="0"/>
        </w:rPr>
        <w:t>described in the Schedule</w:t>
      </w:r>
      <w:r w:rsidRPr="00817664">
        <w:rPr>
          <w:snapToGrid w:val="0"/>
        </w:rPr>
        <w:t xml:space="preserve">, configure the Licensed Software in Customer’s technical environment(s), perform integration testing, and resolve all errors discovered that impact the functionality, use, and performance of the Licensed Software such that the Licensed Software conforms to the terms of the Agreement.   </w:t>
      </w:r>
    </w:p>
    <w:p w14:paraId="50B1E1EB" w14:textId="77777777" w:rsidR="000129D6" w:rsidRPr="00817664" w:rsidRDefault="000129D6" w:rsidP="000129D6">
      <w:pPr>
        <w:rPr>
          <w:snapToGrid w:val="0"/>
        </w:rPr>
      </w:pPr>
    </w:p>
    <w:p w14:paraId="5334C25F" w14:textId="77777777" w:rsidR="000129D6" w:rsidRPr="00817664" w:rsidRDefault="000129D6" w:rsidP="000129D6">
      <w:pPr>
        <w:pStyle w:val="ListParagraph"/>
        <w:numPr>
          <w:ilvl w:val="0"/>
          <w:numId w:val="15"/>
        </w:numPr>
        <w:spacing w:after="0" w:line="240" w:lineRule="auto"/>
        <w:rPr>
          <w:rFonts w:ascii="Bookman Old Style" w:hAnsi="Bookman Old Style"/>
          <w:snapToGrid w:val="0"/>
          <w:sz w:val="20"/>
          <w:szCs w:val="20"/>
        </w:rPr>
      </w:pPr>
      <w:r w:rsidRPr="00817664">
        <w:rPr>
          <w:rFonts w:ascii="Bookman Old Style" w:hAnsi="Bookman Old Style"/>
          <w:b/>
          <w:snapToGrid w:val="0"/>
          <w:sz w:val="20"/>
          <w:szCs w:val="20"/>
        </w:rPr>
        <w:t>Approach:</w:t>
      </w:r>
    </w:p>
    <w:p w14:paraId="2A1193B9" w14:textId="77777777" w:rsidR="000129D6" w:rsidRPr="00817664" w:rsidRDefault="000129D6" w:rsidP="000129D6">
      <w:pPr>
        <w:rPr>
          <w:snapToGrid w:val="0"/>
        </w:rPr>
      </w:pPr>
    </w:p>
    <w:p w14:paraId="7F5CF88B" w14:textId="77777777" w:rsidR="000129D6" w:rsidRPr="00817664" w:rsidRDefault="000129D6" w:rsidP="000129D6">
      <w:pPr>
        <w:rPr>
          <w:snapToGrid w:val="0"/>
        </w:rPr>
      </w:pPr>
      <w:r w:rsidRPr="00817664">
        <w:rPr>
          <w:snapToGrid w:val="0"/>
        </w:rPr>
        <w:t>This Statement of Work organizes the Services performed hereunder by grouping project activities/Deliverables into sets in order to provide a view of project progress.  Each set of project activities/Deliverables shall be referenced herein as a “Performa</w:t>
      </w:r>
      <w:r>
        <w:rPr>
          <w:snapToGrid w:val="0"/>
        </w:rPr>
        <w:t>nce Milestone” or “Milestone”.</w:t>
      </w:r>
      <w:r w:rsidRPr="00817664">
        <w:rPr>
          <w:snapToGrid w:val="0"/>
        </w:rPr>
        <w:t xml:space="preserve">  Each Performance Milestone encompasses the production and review of one or more Deliverables, such production to be tracked and managed consistent with an agreed-upon detailed work schedule (“Project Schedule”).  This Statement of Work supplemented by the Design Document</w:t>
      </w:r>
      <w:r>
        <w:rPr>
          <w:snapToGrid w:val="0"/>
        </w:rPr>
        <w:t xml:space="preserve">s, as defined below, </w:t>
      </w:r>
      <w:r w:rsidRPr="00817664">
        <w:rPr>
          <w:snapToGrid w:val="0"/>
        </w:rPr>
        <w:t>shall designate mutually agreed upon criteria for the acceptance of each Deliverable (such criteria, the “Acceptance Criteria”).</w:t>
      </w:r>
    </w:p>
    <w:p w14:paraId="2CB7F29F" w14:textId="77777777" w:rsidR="000129D6" w:rsidRPr="00817664" w:rsidRDefault="000129D6" w:rsidP="000129D6">
      <w:pPr>
        <w:rPr>
          <w:b/>
          <w:snapToGrid w:val="0"/>
        </w:rPr>
      </w:pPr>
    </w:p>
    <w:p w14:paraId="27E3767C" w14:textId="77777777" w:rsidR="000129D6" w:rsidRPr="00817664" w:rsidRDefault="000129D6" w:rsidP="000129D6">
      <w:pPr>
        <w:numPr>
          <w:ilvl w:val="0"/>
          <w:numId w:val="17"/>
        </w:numPr>
        <w:tabs>
          <w:tab w:val="clear" w:pos="720"/>
          <w:tab w:val="num" w:pos="360"/>
        </w:tabs>
        <w:ind w:left="360"/>
        <w:rPr>
          <w:b/>
          <w:u w:val="single"/>
        </w:rPr>
      </w:pPr>
      <w:r w:rsidRPr="00817664">
        <w:rPr>
          <w:b/>
          <w:u w:val="single"/>
        </w:rPr>
        <w:t>Performance Milestone 1.  Project Planning:</w:t>
      </w:r>
    </w:p>
    <w:p w14:paraId="5C4539C7" w14:textId="77777777" w:rsidR="000129D6" w:rsidRPr="00817664" w:rsidRDefault="000129D6" w:rsidP="000129D6">
      <w:pPr>
        <w:pStyle w:val="ListParagraph"/>
        <w:numPr>
          <w:ilvl w:val="0"/>
          <w:numId w:val="18"/>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provide to Customer a project charter describing the scope of work and approach to the work and any other details that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and/or Customer choose to include.</w:t>
      </w:r>
    </w:p>
    <w:p w14:paraId="66C6731D" w14:textId="77777777" w:rsidR="000129D6" w:rsidRPr="00817664" w:rsidRDefault="000129D6" w:rsidP="000129D6">
      <w:pPr>
        <w:pStyle w:val="ListParagraph"/>
        <w:numPr>
          <w:ilvl w:val="0"/>
          <w:numId w:val="18"/>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document and present to Customer a Project Schedule  for approval, reflecting:</w:t>
      </w:r>
    </w:p>
    <w:p w14:paraId="663B07FC" w14:textId="77777777" w:rsidR="000129D6" w:rsidRPr="00817664" w:rsidRDefault="000129D6" w:rsidP="000129D6">
      <w:pPr>
        <w:pStyle w:val="ListParagraph"/>
        <w:numPr>
          <w:ilvl w:val="1"/>
          <w:numId w:val="18"/>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Performance Milestones</w:t>
      </w:r>
    </w:p>
    <w:p w14:paraId="01AE3055" w14:textId="77777777" w:rsidR="000129D6" w:rsidRPr="00817664" w:rsidRDefault="000129D6" w:rsidP="000129D6">
      <w:pPr>
        <w:pStyle w:val="ListParagraph"/>
        <w:numPr>
          <w:ilvl w:val="1"/>
          <w:numId w:val="18"/>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Scheduled completion dates for Milestone Deliverables</w:t>
      </w:r>
    </w:p>
    <w:p w14:paraId="1280E1EE" w14:textId="77777777" w:rsidR="000129D6" w:rsidRPr="00817664" w:rsidRDefault="000129D6" w:rsidP="000129D6">
      <w:pPr>
        <w:pStyle w:val="ListParagraph"/>
        <w:numPr>
          <w:ilvl w:val="1"/>
          <w:numId w:val="18"/>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Delivery Dates for Milestone Deliverables (and interim deliverables, as appropriate)</w:t>
      </w:r>
    </w:p>
    <w:p w14:paraId="75683204" w14:textId="77777777" w:rsidR="000129D6" w:rsidRPr="00817664" w:rsidRDefault="000129D6" w:rsidP="000129D6">
      <w:pPr>
        <w:pStyle w:val="ListParagraph"/>
        <w:numPr>
          <w:ilvl w:val="2"/>
          <w:numId w:val="18"/>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lastRenderedPageBreak/>
        <w:t>Formal Review Dates</w:t>
      </w:r>
    </w:p>
    <w:p w14:paraId="3953AA08" w14:textId="77777777" w:rsidR="000129D6" w:rsidRPr="00817664" w:rsidRDefault="000129D6" w:rsidP="000129D6">
      <w:pPr>
        <w:numPr>
          <w:ilvl w:val="2"/>
          <w:numId w:val="18"/>
        </w:numPr>
        <w:autoSpaceDE w:val="0"/>
        <w:autoSpaceDN w:val="0"/>
        <w:adjustRightInd w:val="0"/>
        <w:spacing w:line="240" w:lineRule="atLeast"/>
        <w:rPr>
          <w:color w:val="000000"/>
        </w:rPr>
      </w:pPr>
      <w:r w:rsidRPr="00817664">
        <w:rPr>
          <w:color w:val="000000"/>
        </w:rPr>
        <w:t>Tasks and assignments.</w:t>
      </w:r>
    </w:p>
    <w:p w14:paraId="59AEC202" w14:textId="77777777" w:rsidR="000129D6" w:rsidRPr="00817664" w:rsidRDefault="000129D6" w:rsidP="000129D6">
      <w:pPr>
        <w:numPr>
          <w:ilvl w:val="2"/>
          <w:numId w:val="18"/>
        </w:numPr>
        <w:autoSpaceDE w:val="0"/>
        <w:autoSpaceDN w:val="0"/>
        <w:adjustRightInd w:val="0"/>
        <w:spacing w:line="240" w:lineRule="atLeast"/>
        <w:rPr>
          <w:color w:val="000000"/>
        </w:rPr>
      </w:pPr>
      <w:r w:rsidRPr="00817664">
        <w:rPr>
          <w:color w:val="000000"/>
        </w:rPr>
        <w:t>Dependencies on Customer Resources</w:t>
      </w:r>
    </w:p>
    <w:p w14:paraId="20559D0C" w14:textId="77777777" w:rsidR="000129D6" w:rsidRPr="00817664" w:rsidRDefault="000129D6" w:rsidP="000129D6">
      <w:pPr>
        <w:numPr>
          <w:ilvl w:val="2"/>
          <w:numId w:val="18"/>
        </w:numPr>
        <w:autoSpaceDE w:val="0"/>
        <w:autoSpaceDN w:val="0"/>
        <w:adjustRightInd w:val="0"/>
        <w:spacing w:line="240" w:lineRule="atLeast"/>
        <w:rPr>
          <w:color w:val="000000"/>
        </w:rPr>
      </w:pPr>
      <w:r w:rsidRPr="00817664">
        <w:rPr>
          <w:color w:val="000000"/>
        </w:rPr>
        <w:t>Dependencies on Other Deliverables</w:t>
      </w:r>
    </w:p>
    <w:p w14:paraId="0F76926E" w14:textId="77777777" w:rsidR="000129D6" w:rsidRPr="00817664" w:rsidRDefault="000129D6" w:rsidP="000129D6">
      <w:pPr>
        <w:pStyle w:val="ListParagraph"/>
        <w:numPr>
          <w:ilvl w:val="0"/>
          <w:numId w:val="18"/>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review with Customer the content of </w:t>
      </w:r>
      <w:r>
        <w:rPr>
          <w:rFonts w:ascii="Bookman Old Style" w:hAnsi="Bookman Old Style"/>
          <w:color w:val="000000"/>
          <w:sz w:val="20"/>
          <w:szCs w:val="20"/>
        </w:rPr>
        <w:t>Section titled “Company</w:t>
      </w:r>
      <w:r w:rsidRPr="005D7864">
        <w:rPr>
          <w:rFonts w:ascii="Bookman Old Style" w:hAnsi="Bookman Old Style"/>
          <w:color w:val="000000"/>
          <w:sz w:val="20"/>
          <w:szCs w:val="20"/>
        </w:rPr>
        <w:t xml:space="preserve"> Recommended Hardware/Software Configuration</w:t>
      </w:r>
      <w:r w:rsidRPr="00F55F5F">
        <w:rPr>
          <w:rFonts w:ascii="Bookman Old Style" w:hAnsi="Bookman Old Style"/>
          <w:color w:val="000000"/>
          <w:sz w:val="20"/>
          <w:szCs w:val="20"/>
        </w:rPr>
        <w:t>”</w:t>
      </w:r>
      <w:r w:rsidRPr="00817664">
        <w:rPr>
          <w:rFonts w:ascii="Bookman Old Style" w:hAnsi="Bookman Old Style"/>
          <w:b/>
          <w:color w:val="000000"/>
          <w:sz w:val="20"/>
          <w:szCs w:val="20"/>
        </w:rPr>
        <w:t xml:space="preserve"> </w:t>
      </w:r>
      <w:r w:rsidRPr="00817664">
        <w:rPr>
          <w:rFonts w:ascii="Bookman Old Style" w:hAnsi="Bookman Old Style"/>
          <w:color w:val="000000"/>
          <w:sz w:val="20"/>
          <w:szCs w:val="20"/>
        </w:rPr>
        <w:t>and verify that the Supporting Hardware/Software will fully support Customer’s contemplated initial use of the Licensed Software solution.</w:t>
      </w:r>
    </w:p>
    <w:p w14:paraId="52DC3ADC" w14:textId="77777777" w:rsidR="000129D6" w:rsidRPr="00817664" w:rsidRDefault="000129D6" w:rsidP="000129D6">
      <w:pPr>
        <w:tabs>
          <w:tab w:val="num" w:pos="1800"/>
        </w:tabs>
        <w:autoSpaceDE w:val="0"/>
        <w:autoSpaceDN w:val="0"/>
        <w:adjustRightInd w:val="0"/>
        <w:spacing w:line="240" w:lineRule="atLeast"/>
        <w:ind w:left="1440"/>
        <w:rPr>
          <w:color w:val="000000"/>
        </w:rPr>
      </w:pPr>
      <w:r w:rsidRPr="00817664">
        <w:rPr>
          <w:color w:val="000000"/>
        </w:rPr>
        <w:t xml:space="preserve"> </w:t>
      </w:r>
    </w:p>
    <w:p w14:paraId="65CAECE6" w14:textId="77777777" w:rsidR="000129D6" w:rsidRPr="00817664" w:rsidRDefault="000129D6" w:rsidP="000129D6">
      <w:pPr>
        <w:numPr>
          <w:ilvl w:val="0"/>
          <w:numId w:val="17"/>
        </w:numPr>
        <w:tabs>
          <w:tab w:val="clear" w:pos="720"/>
          <w:tab w:val="num" w:pos="360"/>
        </w:tabs>
        <w:autoSpaceDE w:val="0"/>
        <w:autoSpaceDN w:val="0"/>
        <w:adjustRightInd w:val="0"/>
        <w:spacing w:line="240" w:lineRule="atLeast"/>
        <w:ind w:left="360"/>
        <w:rPr>
          <w:b/>
          <w:color w:val="000000"/>
          <w:u w:val="single"/>
        </w:rPr>
      </w:pPr>
      <w:r w:rsidRPr="00817664">
        <w:rPr>
          <w:b/>
          <w:color w:val="000000"/>
          <w:u w:val="single"/>
        </w:rPr>
        <w:t xml:space="preserve">Performance Milestone 2.  Requirements: </w:t>
      </w:r>
    </w:p>
    <w:p w14:paraId="34EF31BC" w14:textId="77777777" w:rsidR="000129D6" w:rsidRPr="00817664" w:rsidRDefault="000129D6" w:rsidP="000129D6">
      <w:pPr>
        <w:numPr>
          <w:ilvl w:val="0"/>
          <w:numId w:val="19"/>
        </w:numPr>
        <w:autoSpaceDE w:val="0"/>
        <w:autoSpaceDN w:val="0"/>
        <w:adjustRightInd w:val="0"/>
        <w:spacing w:line="240" w:lineRule="atLeast"/>
        <w:rPr>
          <w:color w:val="000000"/>
        </w:rPr>
      </w:pPr>
      <w:r>
        <w:rPr>
          <w:color w:val="000000"/>
        </w:rPr>
        <w:t>Company</w:t>
      </w:r>
      <w:r w:rsidRPr="00817664">
        <w:rPr>
          <w:color w:val="000000"/>
        </w:rPr>
        <w:t xml:space="preserve"> shall map Customer’s requirements, including those requirements set forth in</w:t>
      </w:r>
      <w:r>
        <w:rPr>
          <w:color w:val="000000"/>
        </w:rPr>
        <w:t xml:space="preserve"> the Section titled “Customer Requirements” below</w:t>
      </w:r>
      <w:r w:rsidRPr="00817664">
        <w:rPr>
          <w:color w:val="000000"/>
        </w:rPr>
        <w:t>, to elements of the recommended Licensed Software configuration to enable Customer’s verification that the Licensed Software meets those requirements.</w:t>
      </w:r>
    </w:p>
    <w:p w14:paraId="5753CEA4" w14:textId="77777777" w:rsidR="000129D6" w:rsidRPr="00817664" w:rsidRDefault="000129D6" w:rsidP="000129D6">
      <w:pPr>
        <w:numPr>
          <w:ilvl w:val="0"/>
          <w:numId w:val="19"/>
        </w:numPr>
        <w:autoSpaceDE w:val="0"/>
        <w:autoSpaceDN w:val="0"/>
        <w:adjustRightInd w:val="0"/>
        <w:spacing w:line="240" w:lineRule="atLeast"/>
        <w:rPr>
          <w:color w:val="000000"/>
        </w:rPr>
      </w:pPr>
      <w:r>
        <w:rPr>
          <w:color w:val="000000"/>
        </w:rPr>
        <w:t>Company</w:t>
      </w:r>
      <w:r w:rsidRPr="00817664">
        <w:rPr>
          <w:color w:val="000000"/>
        </w:rPr>
        <w:t xml:space="preserve"> shall propose for Customer’s review, comment, and approval, formal business requirements documents that form the basis of design for the new or different Licensed Software features/functions, if any, listed </w:t>
      </w:r>
      <w:r>
        <w:rPr>
          <w:color w:val="000000"/>
        </w:rPr>
        <w:t>in the Section titled “</w:t>
      </w:r>
      <w:r w:rsidRPr="00817664">
        <w:rPr>
          <w:color w:val="000000"/>
        </w:rPr>
        <w:t>Required Enhancements</w:t>
      </w:r>
      <w:r>
        <w:rPr>
          <w:color w:val="000000"/>
        </w:rPr>
        <w:t>” below</w:t>
      </w:r>
      <w:r w:rsidRPr="00817664">
        <w:rPr>
          <w:color w:val="000000"/>
        </w:rPr>
        <w:t xml:space="preserve">.  </w:t>
      </w:r>
    </w:p>
    <w:p w14:paraId="452B3F25" w14:textId="77777777" w:rsidR="000129D6" w:rsidRPr="00817664" w:rsidRDefault="000129D6" w:rsidP="000129D6">
      <w:pPr>
        <w:autoSpaceDE w:val="0"/>
        <w:autoSpaceDN w:val="0"/>
        <w:adjustRightInd w:val="0"/>
        <w:spacing w:line="240" w:lineRule="atLeast"/>
        <w:ind w:left="1080"/>
        <w:rPr>
          <w:color w:val="000000"/>
        </w:rPr>
      </w:pPr>
    </w:p>
    <w:p w14:paraId="272258EB" w14:textId="77777777" w:rsidR="000129D6" w:rsidRPr="00817664" w:rsidRDefault="000129D6" w:rsidP="000129D6">
      <w:pPr>
        <w:autoSpaceDE w:val="0"/>
        <w:autoSpaceDN w:val="0"/>
        <w:adjustRightInd w:val="0"/>
        <w:spacing w:line="240" w:lineRule="atLeast"/>
        <w:ind w:left="720"/>
        <w:rPr>
          <w:color w:val="000000"/>
        </w:rPr>
      </w:pPr>
      <w:r w:rsidRPr="00817664">
        <w:rPr>
          <w:color w:val="000000"/>
        </w:rPr>
        <w:t>Note:</w:t>
      </w:r>
      <w:r w:rsidRPr="00817664">
        <w:rPr>
          <w:color w:val="000000"/>
        </w:rPr>
        <w:tab/>
        <w:t xml:space="preserve">Customer shall not be responsible for any additional cost to </w:t>
      </w:r>
      <w:r>
        <w:rPr>
          <w:color w:val="000000"/>
        </w:rPr>
        <w:t>Company</w:t>
      </w:r>
      <w:r w:rsidRPr="00817664">
        <w:rPr>
          <w:color w:val="000000"/>
        </w:rPr>
        <w:t xml:space="preserve"> in developing these enhancements unless both (1) the underlying Customer requirement has changed since the execution of this Schedule; and (2) the added cost is approved by Customer pursuant to the Change Request Process set forth in the Agreement.    </w:t>
      </w:r>
    </w:p>
    <w:p w14:paraId="6BB9E71E" w14:textId="77777777" w:rsidR="000129D6" w:rsidRPr="00817664" w:rsidRDefault="000129D6" w:rsidP="000129D6">
      <w:pPr>
        <w:autoSpaceDE w:val="0"/>
        <w:autoSpaceDN w:val="0"/>
        <w:adjustRightInd w:val="0"/>
        <w:spacing w:line="240" w:lineRule="atLeast"/>
        <w:ind w:left="720"/>
        <w:rPr>
          <w:color w:val="000000"/>
        </w:rPr>
      </w:pPr>
    </w:p>
    <w:p w14:paraId="55E44922" w14:textId="77777777" w:rsidR="000129D6" w:rsidRPr="00817664" w:rsidRDefault="000129D6" w:rsidP="000129D6">
      <w:pPr>
        <w:numPr>
          <w:ilvl w:val="0"/>
          <w:numId w:val="17"/>
        </w:numPr>
        <w:tabs>
          <w:tab w:val="clear" w:pos="720"/>
          <w:tab w:val="num" w:pos="360"/>
        </w:tabs>
        <w:autoSpaceDE w:val="0"/>
        <w:autoSpaceDN w:val="0"/>
        <w:adjustRightInd w:val="0"/>
        <w:spacing w:line="240" w:lineRule="atLeast"/>
        <w:ind w:left="360"/>
        <w:rPr>
          <w:b/>
          <w:color w:val="000000"/>
        </w:rPr>
      </w:pPr>
      <w:r w:rsidRPr="00817664">
        <w:rPr>
          <w:b/>
          <w:color w:val="000000"/>
          <w:u w:val="single"/>
        </w:rPr>
        <w:t xml:space="preserve">Performance Milestone 3.  Design: </w:t>
      </w:r>
    </w:p>
    <w:p w14:paraId="31D67219" w14:textId="77777777" w:rsidR="000129D6" w:rsidRPr="00817664" w:rsidRDefault="000129D6" w:rsidP="000129D6">
      <w:pPr>
        <w:numPr>
          <w:ilvl w:val="0"/>
          <w:numId w:val="20"/>
        </w:numPr>
        <w:autoSpaceDE w:val="0"/>
        <w:autoSpaceDN w:val="0"/>
        <w:adjustRightInd w:val="0"/>
        <w:spacing w:line="240" w:lineRule="atLeast"/>
        <w:rPr>
          <w:color w:val="000000"/>
        </w:rPr>
      </w:pPr>
      <w:r w:rsidRPr="00817664">
        <w:rPr>
          <w:color w:val="000000"/>
        </w:rPr>
        <w:t xml:space="preserve">Based upon Customer-approved business requirements document(s), </w:t>
      </w:r>
      <w:r>
        <w:rPr>
          <w:color w:val="000000"/>
        </w:rPr>
        <w:t>Company</w:t>
      </w:r>
      <w:r w:rsidRPr="00817664">
        <w:rPr>
          <w:color w:val="000000"/>
        </w:rPr>
        <w:t xml:space="preserve"> shall create functional design and technical design documents that describe </w:t>
      </w:r>
      <w:r>
        <w:rPr>
          <w:color w:val="000000"/>
        </w:rPr>
        <w:t>Company</w:t>
      </w:r>
      <w:r w:rsidRPr="00817664">
        <w:rPr>
          <w:color w:val="000000"/>
        </w:rPr>
        <w:t>’s intended approach to meeting each requirement listed in</w:t>
      </w:r>
      <w:r>
        <w:rPr>
          <w:color w:val="000000"/>
        </w:rPr>
        <w:t xml:space="preserve"> the Section titled “Customer Requirements” below</w:t>
      </w:r>
      <w:r w:rsidRPr="00817664">
        <w:rPr>
          <w:color w:val="000000"/>
        </w:rPr>
        <w:t xml:space="preserve"> through specific configuration and/or the Licensed Software enhancements described </w:t>
      </w:r>
      <w:r>
        <w:rPr>
          <w:color w:val="000000"/>
        </w:rPr>
        <w:t>in the Section titled “</w:t>
      </w:r>
      <w:r w:rsidRPr="00817664">
        <w:rPr>
          <w:color w:val="000000"/>
        </w:rPr>
        <w:t>Required Enhancements</w:t>
      </w:r>
      <w:r>
        <w:rPr>
          <w:color w:val="000000"/>
        </w:rPr>
        <w:t>” below</w:t>
      </w:r>
      <w:r w:rsidRPr="00817664">
        <w:rPr>
          <w:b/>
          <w:color w:val="000000"/>
        </w:rPr>
        <w:t xml:space="preserve"> </w:t>
      </w:r>
      <w:r w:rsidRPr="00817664">
        <w:rPr>
          <w:color w:val="000000"/>
        </w:rPr>
        <w:t xml:space="preserve">(the </w:t>
      </w:r>
      <w:r w:rsidRPr="00080F77">
        <w:rPr>
          <w:b/>
          <w:color w:val="000000"/>
        </w:rPr>
        <w:t>“Design Documents”</w:t>
      </w:r>
      <w:r w:rsidRPr="00817664">
        <w:rPr>
          <w:color w:val="000000"/>
        </w:rPr>
        <w:t xml:space="preserve">).  Incorporation of such configuration and/or enhancements shall not adversely impact the performance of the Licensed Software solution nor shall such incorporation operate to excuse compliance of the Licensed Software with Performance Standards under the Agreement.  </w:t>
      </w:r>
    </w:p>
    <w:p w14:paraId="0AE3ED45" w14:textId="77777777" w:rsidR="000129D6" w:rsidRPr="00817664" w:rsidRDefault="000129D6" w:rsidP="000129D6">
      <w:pPr>
        <w:numPr>
          <w:ilvl w:val="0"/>
          <w:numId w:val="20"/>
        </w:numPr>
        <w:autoSpaceDE w:val="0"/>
        <w:autoSpaceDN w:val="0"/>
        <w:adjustRightInd w:val="0"/>
        <w:spacing w:line="240" w:lineRule="atLeast"/>
        <w:rPr>
          <w:color w:val="000000"/>
        </w:rPr>
      </w:pPr>
      <w:r>
        <w:rPr>
          <w:color w:val="000000"/>
        </w:rPr>
        <w:t>Company</w:t>
      </w:r>
      <w:r w:rsidRPr="00817664">
        <w:rPr>
          <w:color w:val="000000"/>
        </w:rPr>
        <w:t xml:space="preserve"> shall provide Customer with copies of all Design Documents for Customer’s review/approval.  The Design Documents  shall include, and not be limited to, the following:</w:t>
      </w:r>
    </w:p>
    <w:p w14:paraId="65122EC8" w14:textId="77777777" w:rsidR="000129D6" w:rsidRPr="00817664" w:rsidRDefault="000129D6" w:rsidP="000129D6">
      <w:pPr>
        <w:numPr>
          <w:ilvl w:val="1"/>
          <w:numId w:val="20"/>
        </w:numPr>
        <w:autoSpaceDE w:val="0"/>
        <w:autoSpaceDN w:val="0"/>
        <w:adjustRightInd w:val="0"/>
        <w:spacing w:line="240" w:lineRule="atLeast"/>
        <w:rPr>
          <w:color w:val="000000"/>
        </w:rPr>
      </w:pPr>
      <w:r w:rsidRPr="00817664">
        <w:rPr>
          <w:color w:val="000000"/>
        </w:rPr>
        <w:t>Map of  requirements to design elements;</w:t>
      </w:r>
    </w:p>
    <w:p w14:paraId="059989C6" w14:textId="77777777" w:rsidR="000129D6" w:rsidRPr="00817664" w:rsidRDefault="000129D6" w:rsidP="000129D6">
      <w:pPr>
        <w:numPr>
          <w:ilvl w:val="1"/>
          <w:numId w:val="20"/>
        </w:numPr>
        <w:autoSpaceDE w:val="0"/>
        <w:autoSpaceDN w:val="0"/>
        <w:adjustRightInd w:val="0"/>
        <w:spacing w:line="240" w:lineRule="atLeast"/>
        <w:rPr>
          <w:color w:val="000000"/>
        </w:rPr>
      </w:pPr>
      <w:r>
        <w:rPr>
          <w:color w:val="000000"/>
        </w:rPr>
        <w:t>Company</w:t>
      </w:r>
      <w:r w:rsidRPr="00817664">
        <w:rPr>
          <w:color w:val="000000"/>
        </w:rPr>
        <w:t>-developed System Test Plan, including a map of test cases to design elements and requirements, and test data sets.</w:t>
      </w:r>
    </w:p>
    <w:p w14:paraId="6E471F9C" w14:textId="77777777" w:rsidR="000129D6" w:rsidRPr="00817664" w:rsidRDefault="000129D6" w:rsidP="000129D6">
      <w:pPr>
        <w:autoSpaceDE w:val="0"/>
        <w:autoSpaceDN w:val="0"/>
        <w:adjustRightInd w:val="0"/>
        <w:spacing w:line="240" w:lineRule="atLeast"/>
        <w:rPr>
          <w:color w:val="000000"/>
        </w:rPr>
      </w:pPr>
    </w:p>
    <w:p w14:paraId="399483BB" w14:textId="77777777" w:rsidR="000129D6" w:rsidRPr="00817664" w:rsidRDefault="000129D6" w:rsidP="000129D6">
      <w:pPr>
        <w:numPr>
          <w:ilvl w:val="0"/>
          <w:numId w:val="17"/>
        </w:numPr>
        <w:tabs>
          <w:tab w:val="clear" w:pos="720"/>
          <w:tab w:val="num" w:pos="360"/>
        </w:tabs>
        <w:autoSpaceDE w:val="0"/>
        <w:autoSpaceDN w:val="0"/>
        <w:adjustRightInd w:val="0"/>
        <w:spacing w:line="240" w:lineRule="atLeast"/>
        <w:ind w:left="360"/>
        <w:rPr>
          <w:b/>
          <w:color w:val="000000"/>
        </w:rPr>
      </w:pPr>
      <w:r w:rsidRPr="00817664">
        <w:rPr>
          <w:b/>
          <w:color w:val="000000"/>
          <w:u w:val="single"/>
        </w:rPr>
        <w:t xml:space="preserve">Performance Milestone 4.  Revisions to Supporting Hardware/Software: </w:t>
      </w:r>
    </w:p>
    <w:p w14:paraId="118E7188" w14:textId="77777777" w:rsidR="000129D6" w:rsidRPr="00817664" w:rsidRDefault="000129D6" w:rsidP="000129D6">
      <w:pPr>
        <w:numPr>
          <w:ilvl w:val="0"/>
          <w:numId w:val="21"/>
        </w:numPr>
        <w:autoSpaceDE w:val="0"/>
        <w:autoSpaceDN w:val="0"/>
        <w:adjustRightInd w:val="0"/>
        <w:spacing w:line="240" w:lineRule="atLeast"/>
        <w:rPr>
          <w:color w:val="000000"/>
        </w:rPr>
      </w:pPr>
      <w:r>
        <w:rPr>
          <w:color w:val="000000"/>
        </w:rPr>
        <w:t>Company</w:t>
      </w:r>
      <w:r w:rsidRPr="00817664">
        <w:rPr>
          <w:color w:val="000000"/>
        </w:rPr>
        <w:t xml:space="preserve"> shall revise</w:t>
      </w:r>
      <w:r>
        <w:rPr>
          <w:color w:val="000000"/>
        </w:rPr>
        <w:t xml:space="preserve"> the Section titled “</w:t>
      </w:r>
      <w:r>
        <w:t>Company</w:t>
      </w:r>
      <w:r w:rsidRPr="005D7864">
        <w:t xml:space="preserve"> Recommended Hardware/Software Configuration”</w:t>
      </w:r>
      <w:r w:rsidRPr="00817664">
        <w:rPr>
          <w:color w:val="000000"/>
        </w:rPr>
        <w:t xml:space="preserve"> consistent with any changes necessary to incorporate features/functions designed in </w:t>
      </w:r>
      <w:r w:rsidRPr="00080F77">
        <w:rPr>
          <w:b/>
          <w:color w:val="000000"/>
        </w:rPr>
        <w:t>Milestone 3</w:t>
      </w:r>
      <w:r w:rsidRPr="00817664">
        <w:rPr>
          <w:color w:val="000000"/>
        </w:rPr>
        <w:t>.</w:t>
      </w:r>
    </w:p>
    <w:p w14:paraId="20A624A8" w14:textId="77777777" w:rsidR="000129D6" w:rsidRPr="00817664" w:rsidRDefault="000129D6" w:rsidP="000129D6">
      <w:pPr>
        <w:numPr>
          <w:ilvl w:val="0"/>
          <w:numId w:val="21"/>
        </w:numPr>
        <w:autoSpaceDE w:val="0"/>
        <w:autoSpaceDN w:val="0"/>
        <w:adjustRightInd w:val="0"/>
        <w:spacing w:line="240" w:lineRule="atLeast"/>
        <w:rPr>
          <w:color w:val="000000"/>
        </w:rPr>
      </w:pPr>
      <w:r>
        <w:rPr>
          <w:color w:val="000000"/>
        </w:rPr>
        <w:t>Company</w:t>
      </w:r>
      <w:r w:rsidRPr="00817664">
        <w:rPr>
          <w:color w:val="000000"/>
        </w:rPr>
        <w:t xml:space="preserve"> shall submit the revised recommendations for Customer review and approval.</w:t>
      </w:r>
    </w:p>
    <w:p w14:paraId="20D907FE" w14:textId="77777777" w:rsidR="000129D6" w:rsidRPr="00817664" w:rsidRDefault="000129D6" w:rsidP="000129D6">
      <w:pPr>
        <w:autoSpaceDE w:val="0"/>
        <w:autoSpaceDN w:val="0"/>
        <w:adjustRightInd w:val="0"/>
        <w:spacing w:line="240" w:lineRule="atLeast"/>
        <w:ind w:left="360"/>
        <w:rPr>
          <w:color w:val="000000"/>
        </w:rPr>
      </w:pPr>
    </w:p>
    <w:p w14:paraId="41144F46" w14:textId="77777777" w:rsidR="000129D6" w:rsidRPr="00817664" w:rsidRDefault="000129D6" w:rsidP="000129D6">
      <w:pPr>
        <w:numPr>
          <w:ilvl w:val="0"/>
          <w:numId w:val="17"/>
        </w:numPr>
        <w:tabs>
          <w:tab w:val="clear" w:pos="720"/>
          <w:tab w:val="num" w:pos="360"/>
        </w:tabs>
        <w:autoSpaceDE w:val="0"/>
        <w:autoSpaceDN w:val="0"/>
        <w:adjustRightInd w:val="0"/>
        <w:spacing w:line="240" w:lineRule="atLeast"/>
        <w:ind w:left="360"/>
        <w:rPr>
          <w:b/>
          <w:color w:val="000000"/>
          <w:u w:val="single"/>
        </w:rPr>
      </w:pPr>
      <w:r w:rsidRPr="00817664">
        <w:rPr>
          <w:b/>
          <w:color w:val="000000"/>
          <w:u w:val="single"/>
        </w:rPr>
        <w:t xml:space="preserve">Performance Milestone 5.  Licensed Software Installation and Verification: </w:t>
      </w:r>
    </w:p>
    <w:p w14:paraId="43320C84" w14:textId="77777777" w:rsidR="000129D6" w:rsidRPr="00817664" w:rsidRDefault="000129D6" w:rsidP="000129D6">
      <w:pPr>
        <w:pStyle w:val="ListParagraph"/>
        <w:numPr>
          <w:ilvl w:val="0"/>
          <w:numId w:val="22"/>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configure and/or develop features to the Licensed Software solution consistent with any Customer-approved Design </w:t>
      </w:r>
      <w:r>
        <w:rPr>
          <w:rFonts w:ascii="Bookman Old Style" w:hAnsi="Bookman Old Style"/>
          <w:color w:val="000000"/>
          <w:sz w:val="20"/>
          <w:szCs w:val="20"/>
        </w:rPr>
        <w:t>D</w:t>
      </w:r>
      <w:r w:rsidRPr="00817664">
        <w:rPr>
          <w:rFonts w:ascii="Bookman Old Style" w:hAnsi="Bookman Old Style"/>
          <w:color w:val="000000"/>
          <w:sz w:val="20"/>
          <w:szCs w:val="20"/>
        </w:rPr>
        <w:t>ocuments.</w:t>
      </w:r>
    </w:p>
    <w:p w14:paraId="721706DB" w14:textId="77777777" w:rsidR="000129D6" w:rsidRPr="00817664" w:rsidRDefault="000129D6" w:rsidP="000129D6">
      <w:pPr>
        <w:pStyle w:val="ListParagraph"/>
        <w:numPr>
          <w:ilvl w:val="0"/>
          <w:numId w:val="22"/>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perform unit and system testing of the enhanced Licensed Software solution and provide to Customer the results of such testing, including</w:t>
      </w:r>
    </w:p>
    <w:p w14:paraId="786EF6C4" w14:textId="77777777" w:rsidR="000129D6" w:rsidRPr="00817664" w:rsidRDefault="000129D6" w:rsidP="000129D6">
      <w:pPr>
        <w:pStyle w:val="ListParagraph"/>
        <w:numPr>
          <w:ilvl w:val="1"/>
          <w:numId w:val="22"/>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lastRenderedPageBreak/>
        <w:t>Defect Metrics</w:t>
      </w:r>
    </w:p>
    <w:p w14:paraId="53FDBD1B" w14:textId="77777777" w:rsidR="000129D6" w:rsidRPr="00817664" w:rsidRDefault="000129D6" w:rsidP="000129D6">
      <w:pPr>
        <w:pStyle w:val="ListParagraph"/>
        <w:numPr>
          <w:ilvl w:val="1"/>
          <w:numId w:val="22"/>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Defect Resolution Reporting</w:t>
      </w:r>
    </w:p>
    <w:p w14:paraId="484C910C" w14:textId="77777777" w:rsidR="000129D6" w:rsidRPr="00817664" w:rsidRDefault="000129D6" w:rsidP="000129D6">
      <w:pPr>
        <w:pStyle w:val="ListParagraph"/>
        <w:numPr>
          <w:ilvl w:val="0"/>
          <w:numId w:val="22"/>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assist and support Customer’s installation of the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-verified Licensed Software solution (post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’s defect resolution) in Customer's test environment, functioning consistent with requirements and Design Documents, subject to the Performance Standards applicable to the Licensed Software, with resolution of those issues which adversely impact Customer’s use or system performance (installed by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with Customer oversight).   Installation includes and is not limited to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assistance and support in the creation of the appropriate tables, drop down lists, etc. </w:t>
      </w:r>
    </w:p>
    <w:p w14:paraId="3C6543D7" w14:textId="77777777" w:rsidR="000129D6" w:rsidRPr="00817664" w:rsidRDefault="000129D6" w:rsidP="000129D6">
      <w:pPr>
        <w:pStyle w:val="ListParagraph"/>
        <w:numPr>
          <w:ilvl w:val="0"/>
          <w:numId w:val="22"/>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assist and support Customer’s documentation of the installation process. </w:t>
      </w:r>
    </w:p>
    <w:p w14:paraId="13E857B7" w14:textId="77777777" w:rsidR="000129D6" w:rsidRPr="00817664" w:rsidRDefault="000129D6" w:rsidP="000129D6">
      <w:pPr>
        <w:autoSpaceDE w:val="0"/>
        <w:autoSpaceDN w:val="0"/>
        <w:adjustRightInd w:val="0"/>
        <w:spacing w:line="240" w:lineRule="atLeast"/>
        <w:ind w:left="720"/>
        <w:rPr>
          <w:color w:val="000000"/>
          <w:u w:val="single"/>
        </w:rPr>
      </w:pPr>
    </w:p>
    <w:p w14:paraId="5379BB54" w14:textId="77777777" w:rsidR="000129D6" w:rsidRPr="00817664" w:rsidRDefault="000129D6" w:rsidP="000129D6">
      <w:pPr>
        <w:numPr>
          <w:ilvl w:val="0"/>
          <w:numId w:val="17"/>
        </w:numPr>
        <w:tabs>
          <w:tab w:val="clear" w:pos="720"/>
          <w:tab w:val="num" w:pos="360"/>
        </w:tabs>
        <w:autoSpaceDE w:val="0"/>
        <w:autoSpaceDN w:val="0"/>
        <w:adjustRightInd w:val="0"/>
        <w:spacing w:line="240" w:lineRule="atLeast"/>
        <w:ind w:left="360"/>
        <w:rPr>
          <w:b/>
          <w:color w:val="000000"/>
          <w:u w:val="single"/>
        </w:rPr>
      </w:pPr>
      <w:r w:rsidRPr="00817664">
        <w:rPr>
          <w:b/>
          <w:color w:val="000000"/>
          <w:u w:val="single"/>
        </w:rPr>
        <w:t>Performance Milestone 6.  User Acceptance Testing:</w:t>
      </w:r>
    </w:p>
    <w:p w14:paraId="00147A09" w14:textId="77777777" w:rsidR="000129D6" w:rsidRPr="00817664" w:rsidRDefault="000129D6" w:rsidP="000129D6">
      <w:pPr>
        <w:pStyle w:val="ListParagraph"/>
        <w:numPr>
          <w:ilvl w:val="0"/>
          <w:numId w:val="23"/>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assist Customer in Customer’s verification of the Licensed Software solution, including verification that those enhancements listed </w:t>
      </w:r>
      <w:r w:rsidRPr="00887B10">
        <w:rPr>
          <w:rFonts w:ascii="Bookman Old Style" w:hAnsi="Bookman Old Style"/>
          <w:color w:val="000000"/>
          <w:sz w:val="20"/>
          <w:szCs w:val="20"/>
        </w:rPr>
        <w:t>in the Section titled “Required Enhancements” below</w:t>
      </w:r>
      <w:r w:rsidRPr="00817664">
        <w:rPr>
          <w:rFonts w:ascii="Bookman Old Style" w:hAnsi="Bookman Old Style"/>
          <w:b/>
          <w:color w:val="000000"/>
          <w:sz w:val="20"/>
          <w:szCs w:val="20"/>
        </w:rPr>
        <w:t xml:space="preserve"> </w:t>
      </w:r>
      <w:r w:rsidRPr="00817664">
        <w:rPr>
          <w:rFonts w:ascii="Bookman Old Style" w:hAnsi="Bookman Old Style"/>
          <w:color w:val="000000"/>
          <w:sz w:val="20"/>
          <w:szCs w:val="20"/>
        </w:rPr>
        <w:t>operate according to specifications and verification of any data conversion activities.</w:t>
      </w:r>
    </w:p>
    <w:p w14:paraId="2C9A49B1" w14:textId="77777777" w:rsidR="000129D6" w:rsidRPr="00817664" w:rsidRDefault="000129D6" w:rsidP="000129D6">
      <w:pPr>
        <w:pStyle w:val="ListParagraph"/>
        <w:numPr>
          <w:ilvl w:val="0"/>
          <w:numId w:val="23"/>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resolve any issues that either Customer or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discover during verification activities, with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performing unit testing of any changes and subsequent system testing (including regression testing) and integration testing of the Licensed Software solution.</w:t>
      </w:r>
    </w:p>
    <w:p w14:paraId="3609DB67" w14:textId="77777777" w:rsidR="000129D6" w:rsidRPr="00817664" w:rsidRDefault="000129D6" w:rsidP="000129D6">
      <w:pPr>
        <w:pStyle w:val="ListParagraph"/>
        <w:numPr>
          <w:ilvl w:val="0"/>
          <w:numId w:val="23"/>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provide to Customer the results of </w:t>
      </w:r>
      <w:r>
        <w:rPr>
          <w:rFonts w:ascii="Bookman Old Style" w:hAnsi="Bookman Old Style"/>
          <w:color w:val="000000"/>
          <w:sz w:val="20"/>
          <w:szCs w:val="20"/>
        </w:rPr>
        <w:t>Company</w:t>
      </w:r>
      <w:r w:rsidRPr="00817664">
        <w:rPr>
          <w:rFonts w:ascii="Bookman Old Style" w:hAnsi="Bookman Old Style"/>
          <w:color w:val="000000"/>
          <w:sz w:val="20"/>
          <w:szCs w:val="20"/>
        </w:rPr>
        <w:t>’s (post-defect resolution) system and integration testing, including:</w:t>
      </w:r>
    </w:p>
    <w:p w14:paraId="3332C633" w14:textId="77777777" w:rsidR="000129D6" w:rsidRPr="00817664" w:rsidRDefault="000129D6" w:rsidP="000129D6">
      <w:pPr>
        <w:pStyle w:val="ListParagraph"/>
        <w:numPr>
          <w:ilvl w:val="1"/>
          <w:numId w:val="23"/>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Defect Metrics</w:t>
      </w:r>
    </w:p>
    <w:p w14:paraId="3DEA6CD1" w14:textId="77777777" w:rsidR="000129D6" w:rsidRPr="00817664" w:rsidRDefault="000129D6" w:rsidP="000129D6">
      <w:pPr>
        <w:pStyle w:val="ListParagraph"/>
        <w:numPr>
          <w:ilvl w:val="1"/>
          <w:numId w:val="23"/>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Defect Resolution Reporting</w:t>
      </w:r>
    </w:p>
    <w:p w14:paraId="655D630B" w14:textId="77777777" w:rsidR="000129D6" w:rsidRPr="00817664" w:rsidRDefault="000129D6" w:rsidP="000129D6">
      <w:pPr>
        <w:pStyle w:val="ListParagraph"/>
        <w:numPr>
          <w:ilvl w:val="0"/>
          <w:numId w:val="23"/>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install the corrected Licensed Software solution in Customer’s environment for Customer’s continued User Acceptance Testing. </w:t>
      </w:r>
    </w:p>
    <w:p w14:paraId="4AAD8406" w14:textId="77777777" w:rsidR="000129D6" w:rsidRPr="00817664" w:rsidRDefault="000129D6" w:rsidP="000129D6">
      <w:pPr>
        <w:autoSpaceDE w:val="0"/>
        <w:autoSpaceDN w:val="0"/>
        <w:adjustRightInd w:val="0"/>
        <w:spacing w:line="240" w:lineRule="atLeast"/>
        <w:ind w:firstLine="720"/>
        <w:rPr>
          <w:color w:val="000000"/>
        </w:rPr>
      </w:pPr>
    </w:p>
    <w:p w14:paraId="7DAEAAA6" w14:textId="77777777" w:rsidR="000129D6" w:rsidRPr="00817664" w:rsidRDefault="000129D6" w:rsidP="000129D6">
      <w:pPr>
        <w:pStyle w:val="ListParagraph"/>
        <w:numPr>
          <w:ilvl w:val="0"/>
          <w:numId w:val="17"/>
        </w:numPr>
        <w:tabs>
          <w:tab w:val="clear" w:pos="720"/>
          <w:tab w:val="left" w:pos="360"/>
        </w:tabs>
        <w:autoSpaceDE w:val="0"/>
        <w:autoSpaceDN w:val="0"/>
        <w:adjustRightInd w:val="0"/>
        <w:spacing w:after="0" w:line="240" w:lineRule="atLeast"/>
        <w:ind w:left="360"/>
        <w:rPr>
          <w:rFonts w:ascii="Bookman Old Style" w:hAnsi="Bookman Old Style"/>
          <w:b/>
          <w:color w:val="000000"/>
          <w:sz w:val="20"/>
          <w:szCs w:val="20"/>
          <w:u w:val="single"/>
        </w:rPr>
      </w:pPr>
      <w:r w:rsidRPr="00817664">
        <w:rPr>
          <w:rFonts w:ascii="Bookman Old Style" w:hAnsi="Bookman Old Style"/>
          <w:b/>
          <w:color w:val="000000"/>
          <w:sz w:val="20"/>
          <w:szCs w:val="20"/>
          <w:u w:val="single"/>
        </w:rPr>
        <w:t>Performance Milestone 7.  Installation/Verification of Licensed Software in Additional Environments:</w:t>
      </w:r>
    </w:p>
    <w:p w14:paraId="30D5A5A8" w14:textId="55E9DF7C" w:rsidR="000129D6" w:rsidRPr="00817664" w:rsidRDefault="000129D6" w:rsidP="000129D6">
      <w:pPr>
        <w:pStyle w:val="ListParagraph"/>
        <w:numPr>
          <w:ilvl w:val="0"/>
          <w:numId w:val="24"/>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create additional environments for use of the Licensed Software to support Customer’s </w:t>
      </w:r>
      <w:r w:rsidRPr="0021498F">
        <w:rPr>
          <w:rFonts w:ascii="Bookman Old Style" w:hAnsi="Bookman Old Style"/>
          <w:color w:val="000000"/>
          <w:sz w:val="20"/>
          <w:szCs w:val="20"/>
        </w:rPr>
        <w:t>quality assurance, staging, testing, and training environments.</w:t>
      </w:r>
      <w:r w:rsidRPr="00817664">
        <w:rPr>
          <w:rFonts w:ascii="Bookman Old Style" w:hAnsi="Bookman Old Style"/>
          <w:color w:val="000000"/>
          <w:sz w:val="20"/>
          <w:szCs w:val="20"/>
        </w:rPr>
        <w:t xml:space="preserve">  </w:t>
      </w:r>
    </w:p>
    <w:p w14:paraId="0F40E18C" w14:textId="77777777" w:rsidR="000129D6" w:rsidRPr="00817664" w:rsidRDefault="000129D6" w:rsidP="000129D6">
      <w:pPr>
        <w:pStyle w:val="ListParagraph"/>
        <w:numPr>
          <w:ilvl w:val="0"/>
          <w:numId w:val="24"/>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Customer shall verify that the Licensed Software solution features/functions and configuration perform in Customer’s technical environments in accordance with any requirements, Performance Standards, and Design Documents.</w:t>
      </w:r>
    </w:p>
    <w:p w14:paraId="47195E39" w14:textId="77777777" w:rsidR="000129D6" w:rsidRPr="00817664" w:rsidRDefault="000129D6" w:rsidP="000129D6">
      <w:pPr>
        <w:pStyle w:val="ListParagraph"/>
        <w:numPr>
          <w:ilvl w:val="0"/>
          <w:numId w:val="24"/>
        </w:numPr>
        <w:autoSpaceDE w:val="0"/>
        <w:autoSpaceDN w:val="0"/>
        <w:adjustRightInd w:val="0"/>
        <w:spacing w:after="0" w:line="240" w:lineRule="atLeast"/>
        <w:rPr>
          <w:rFonts w:ascii="Bookman Old Style" w:hAnsi="Bookman Old Style"/>
          <w:color w:val="000000"/>
          <w:sz w:val="20"/>
          <w:szCs w:val="20"/>
        </w:rPr>
      </w:pPr>
      <w:r w:rsidRPr="00817664">
        <w:rPr>
          <w:rFonts w:ascii="Bookman Old Style" w:hAnsi="Bookman Old Style"/>
          <w:color w:val="000000"/>
          <w:sz w:val="20"/>
          <w:szCs w:val="20"/>
        </w:rPr>
        <w:t xml:space="preserve">Customer shall report to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any issues which adversely impact Customer’s use of the Licensed Software solution or adversely impact system performance of the Licensed Software discovered during Customer verification activities.  </w:t>
      </w:r>
    </w:p>
    <w:p w14:paraId="33408A8C" w14:textId="77777777" w:rsidR="000129D6" w:rsidRPr="00817664" w:rsidRDefault="000129D6" w:rsidP="000129D6">
      <w:pPr>
        <w:pStyle w:val="ListParagraph"/>
        <w:numPr>
          <w:ilvl w:val="0"/>
          <w:numId w:val="24"/>
        </w:numPr>
        <w:autoSpaceDE w:val="0"/>
        <w:autoSpaceDN w:val="0"/>
        <w:adjustRightInd w:val="0"/>
        <w:spacing w:after="0" w:line="240" w:lineRule="atLeast"/>
        <w:rPr>
          <w:rFonts w:ascii="Bookman Old Style" w:hAnsi="Bookman Old Style"/>
          <w:color w:val="000000"/>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provide corrected Licensed Software that resolves any issues (discovered by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or reported by Customer) which adversely impact Customer’s use of the Licensed Software solution or adversely impact system performance of the Licensed Software.</w:t>
      </w:r>
    </w:p>
    <w:p w14:paraId="4E0FEE88" w14:textId="77777777" w:rsidR="000129D6" w:rsidRPr="00817664" w:rsidRDefault="000129D6" w:rsidP="000129D6">
      <w:pPr>
        <w:autoSpaceDE w:val="0"/>
        <w:autoSpaceDN w:val="0"/>
        <w:adjustRightInd w:val="0"/>
        <w:spacing w:line="240" w:lineRule="atLeast"/>
        <w:rPr>
          <w:color w:val="000000"/>
        </w:rPr>
      </w:pPr>
    </w:p>
    <w:p w14:paraId="543EB0CB" w14:textId="77777777" w:rsidR="000129D6" w:rsidRPr="00817664" w:rsidRDefault="000129D6" w:rsidP="000129D6">
      <w:pPr>
        <w:pStyle w:val="ListParagraph"/>
        <w:numPr>
          <w:ilvl w:val="0"/>
          <w:numId w:val="17"/>
        </w:numPr>
        <w:tabs>
          <w:tab w:val="clear" w:pos="720"/>
          <w:tab w:val="num" w:pos="360"/>
        </w:tabs>
        <w:autoSpaceDE w:val="0"/>
        <w:autoSpaceDN w:val="0"/>
        <w:adjustRightInd w:val="0"/>
        <w:spacing w:after="0" w:line="240" w:lineRule="atLeast"/>
        <w:ind w:left="360"/>
        <w:rPr>
          <w:rFonts w:ascii="Bookman Old Style" w:hAnsi="Bookman Old Style"/>
          <w:color w:val="000000"/>
          <w:sz w:val="20"/>
          <w:szCs w:val="20"/>
        </w:rPr>
      </w:pPr>
      <w:r w:rsidRPr="00817664">
        <w:rPr>
          <w:rFonts w:ascii="Bookman Old Style" w:hAnsi="Bookman Old Style"/>
          <w:b/>
          <w:color w:val="000000"/>
          <w:sz w:val="20"/>
          <w:szCs w:val="20"/>
          <w:u w:val="single"/>
        </w:rPr>
        <w:t xml:space="preserve">Performance Milestone 8.  Knowledge Transfer:  </w:t>
      </w:r>
    </w:p>
    <w:p w14:paraId="04115057" w14:textId="77777777" w:rsidR="000129D6" w:rsidRPr="00817664" w:rsidRDefault="000129D6" w:rsidP="000129D6">
      <w:pPr>
        <w:pStyle w:val="ListParagraph"/>
        <w:numPr>
          <w:ilvl w:val="0"/>
          <w:numId w:val="25"/>
        </w:numPr>
        <w:spacing w:after="0" w:line="240" w:lineRule="auto"/>
        <w:rPr>
          <w:rFonts w:ascii="Bookman Old Style" w:hAnsi="Bookman Old Style"/>
          <w:sz w:val="20"/>
          <w:szCs w:val="20"/>
        </w:rPr>
      </w:pP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deliver the training reflected in </w:t>
      </w:r>
      <w:r w:rsidRPr="00887B10">
        <w:rPr>
          <w:rFonts w:ascii="Bookman Old Style" w:hAnsi="Bookman Old Style"/>
          <w:color w:val="000000"/>
          <w:sz w:val="20"/>
          <w:szCs w:val="20"/>
        </w:rPr>
        <w:t>the Section titled “Training Services” below</w:t>
      </w:r>
      <w:r w:rsidRPr="00817664">
        <w:rPr>
          <w:rFonts w:ascii="Bookman Old Style" w:hAnsi="Bookman Old Style"/>
          <w:color w:val="000000"/>
          <w:sz w:val="20"/>
          <w:szCs w:val="20"/>
        </w:rPr>
        <w:t xml:space="preserve">, including supporting training materials, all specific to Customer’s particular implementation of the Licensed Software, including Customer’s technical infrastructure and configuration.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deliver to Customer updated Documentation, including technical and user documentation, sufficient to support Customer’s productive use of Customer’s implementation of the Licensed Software solution. </w:t>
      </w:r>
    </w:p>
    <w:p w14:paraId="2743BEFF" w14:textId="77777777" w:rsidR="000129D6" w:rsidRPr="00817664" w:rsidRDefault="000129D6" w:rsidP="000129D6">
      <w:pPr>
        <w:ind w:left="360"/>
        <w:rPr>
          <w:color w:val="000000"/>
        </w:rPr>
      </w:pPr>
    </w:p>
    <w:p w14:paraId="6D03089D" w14:textId="77777777" w:rsidR="000129D6" w:rsidRPr="00817664" w:rsidRDefault="000129D6" w:rsidP="000129D6">
      <w:pPr>
        <w:pStyle w:val="ListParagraph"/>
        <w:numPr>
          <w:ilvl w:val="0"/>
          <w:numId w:val="17"/>
        </w:numPr>
        <w:tabs>
          <w:tab w:val="clear" w:pos="720"/>
          <w:tab w:val="num" w:pos="360"/>
        </w:tabs>
        <w:spacing w:after="0" w:line="240" w:lineRule="auto"/>
        <w:ind w:left="360"/>
        <w:rPr>
          <w:rFonts w:ascii="Bookman Old Style" w:hAnsi="Bookman Old Style"/>
          <w:b/>
          <w:color w:val="000000"/>
          <w:sz w:val="20"/>
          <w:szCs w:val="20"/>
          <w:u w:val="single"/>
        </w:rPr>
      </w:pPr>
      <w:r w:rsidRPr="00817664">
        <w:rPr>
          <w:rFonts w:ascii="Bookman Old Style" w:hAnsi="Bookman Old Style"/>
          <w:b/>
          <w:color w:val="000000"/>
          <w:sz w:val="20"/>
          <w:szCs w:val="20"/>
          <w:u w:val="single"/>
        </w:rPr>
        <w:t>Performance Milestone 9.  Initiation of Use in Production Environment:</w:t>
      </w:r>
    </w:p>
    <w:p w14:paraId="286E4FEB" w14:textId="77777777" w:rsidR="000129D6" w:rsidRPr="00817664" w:rsidRDefault="000129D6" w:rsidP="000129D6">
      <w:pPr>
        <w:ind w:left="360"/>
        <w:rPr>
          <w:color w:val="000000"/>
          <w:u w:val="single"/>
        </w:rPr>
      </w:pPr>
    </w:p>
    <w:p w14:paraId="2AFCBEF7" w14:textId="77777777" w:rsidR="000129D6" w:rsidRPr="00817664" w:rsidRDefault="000129D6" w:rsidP="000129D6">
      <w:pPr>
        <w:numPr>
          <w:ilvl w:val="0"/>
          <w:numId w:val="26"/>
        </w:numPr>
        <w:autoSpaceDE w:val="0"/>
        <w:autoSpaceDN w:val="0"/>
        <w:adjustRightInd w:val="0"/>
        <w:spacing w:line="240" w:lineRule="atLeast"/>
        <w:rPr>
          <w:color w:val="000000"/>
          <w:u w:val="single"/>
        </w:rPr>
      </w:pPr>
      <w:r>
        <w:rPr>
          <w:color w:val="000000"/>
        </w:rPr>
        <w:lastRenderedPageBreak/>
        <w:t>Company</w:t>
      </w:r>
      <w:r w:rsidRPr="00817664">
        <w:rPr>
          <w:color w:val="000000"/>
        </w:rPr>
        <w:t xml:space="preserve"> shall support Customer’s establishment of a production environment for use of the Licensed Software solution and address to resolution any issues affecting use or performance of the Licensed Software solution.</w:t>
      </w:r>
    </w:p>
    <w:p w14:paraId="3D36E658" w14:textId="77777777" w:rsidR="000129D6" w:rsidRPr="00817664" w:rsidRDefault="000129D6" w:rsidP="000129D6">
      <w:pPr>
        <w:numPr>
          <w:ilvl w:val="0"/>
          <w:numId w:val="26"/>
        </w:numPr>
        <w:autoSpaceDE w:val="0"/>
        <w:autoSpaceDN w:val="0"/>
        <w:adjustRightInd w:val="0"/>
        <w:spacing w:line="240" w:lineRule="atLeast"/>
        <w:rPr>
          <w:color w:val="000000"/>
          <w:u w:val="single"/>
        </w:rPr>
      </w:pPr>
      <w:r>
        <w:rPr>
          <w:color w:val="000000"/>
        </w:rPr>
        <w:t>Company</w:t>
      </w:r>
      <w:r w:rsidRPr="00817664">
        <w:rPr>
          <w:color w:val="000000"/>
        </w:rPr>
        <w:t xml:space="preserve"> shall deliver to Customer production release notes, documentation of issues discovered upon initiation of installation/use in the production environment and documentation of the successful resolution of those issues. </w:t>
      </w:r>
    </w:p>
    <w:p w14:paraId="7E2F84EC" w14:textId="77777777" w:rsidR="000129D6" w:rsidRPr="00817664" w:rsidRDefault="000129D6" w:rsidP="000129D6">
      <w:pPr>
        <w:autoSpaceDE w:val="0"/>
        <w:autoSpaceDN w:val="0"/>
        <w:adjustRightInd w:val="0"/>
        <w:spacing w:line="240" w:lineRule="atLeast"/>
        <w:ind w:left="720"/>
        <w:rPr>
          <w:color w:val="000000"/>
          <w:u w:val="single"/>
        </w:rPr>
      </w:pPr>
    </w:p>
    <w:p w14:paraId="000B5277" w14:textId="77777777" w:rsidR="000129D6" w:rsidRPr="00817664" w:rsidRDefault="000129D6" w:rsidP="000129D6">
      <w:pPr>
        <w:pStyle w:val="ListParagraph"/>
        <w:numPr>
          <w:ilvl w:val="0"/>
          <w:numId w:val="17"/>
        </w:numPr>
        <w:tabs>
          <w:tab w:val="clear" w:pos="720"/>
          <w:tab w:val="num" w:pos="360"/>
        </w:tabs>
        <w:autoSpaceDE w:val="0"/>
        <w:autoSpaceDN w:val="0"/>
        <w:adjustRightInd w:val="0"/>
        <w:spacing w:after="0" w:line="240" w:lineRule="atLeast"/>
        <w:ind w:left="360"/>
        <w:rPr>
          <w:rFonts w:ascii="Bookman Old Style" w:hAnsi="Bookman Old Style"/>
          <w:b/>
          <w:color w:val="000000"/>
          <w:sz w:val="20"/>
          <w:szCs w:val="20"/>
          <w:u w:val="single"/>
        </w:rPr>
      </w:pPr>
      <w:r w:rsidRPr="00817664">
        <w:rPr>
          <w:rFonts w:ascii="Bookman Old Style" w:hAnsi="Bookman Old Style"/>
          <w:b/>
          <w:color w:val="000000"/>
          <w:sz w:val="20"/>
          <w:szCs w:val="20"/>
        </w:rPr>
        <w:t xml:space="preserve">Performance Milestone 10.  </w:t>
      </w:r>
      <w:r w:rsidRPr="00817664">
        <w:rPr>
          <w:rFonts w:ascii="Bookman Old Style" w:hAnsi="Bookman Old Style"/>
          <w:b/>
          <w:color w:val="000000"/>
          <w:sz w:val="20"/>
          <w:szCs w:val="20"/>
          <w:u w:val="single"/>
        </w:rPr>
        <w:t>Post-Production Support:</w:t>
      </w:r>
    </w:p>
    <w:p w14:paraId="4D6754F4" w14:textId="01FB643F" w:rsidR="000129D6" w:rsidRPr="00817664" w:rsidRDefault="000129D6" w:rsidP="000129D6">
      <w:pPr>
        <w:numPr>
          <w:ilvl w:val="0"/>
          <w:numId w:val="27"/>
        </w:numPr>
        <w:tabs>
          <w:tab w:val="num" w:pos="1080"/>
        </w:tabs>
        <w:autoSpaceDE w:val="0"/>
        <w:autoSpaceDN w:val="0"/>
        <w:adjustRightInd w:val="0"/>
        <w:spacing w:line="240" w:lineRule="atLeast"/>
        <w:rPr>
          <w:color w:val="000000"/>
        </w:rPr>
      </w:pPr>
      <w:r>
        <w:rPr>
          <w:color w:val="000000"/>
        </w:rPr>
        <w:t>Company</w:t>
      </w:r>
      <w:r w:rsidRPr="00817664">
        <w:rPr>
          <w:color w:val="000000"/>
        </w:rPr>
        <w:t xml:space="preserve"> shall dedicate subject matter experts and technical leads to Customer for </w:t>
      </w:r>
      <w:commentRangeStart w:id="26"/>
      <w:commentRangeStart w:id="27"/>
      <w:r w:rsidRPr="00817664">
        <w:rPr>
          <w:color w:val="000000"/>
        </w:rPr>
        <w:t xml:space="preserve">_______ (__) </w:t>
      </w:r>
      <w:commentRangeEnd w:id="26"/>
      <w:r w:rsidR="0021498F">
        <w:rPr>
          <w:rStyle w:val="CommentReference"/>
        </w:rPr>
        <w:commentReference w:id="26"/>
      </w:r>
      <w:commentRangeEnd w:id="27"/>
      <w:r w:rsidR="00790115">
        <w:rPr>
          <w:rStyle w:val="CommentReference"/>
        </w:rPr>
        <w:commentReference w:id="27"/>
      </w:r>
      <w:r w:rsidRPr="00817664">
        <w:rPr>
          <w:color w:val="000000"/>
        </w:rPr>
        <w:t xml:space="preserve">weeks following the initial use of the Licensed Software in a production environment to provide </w:t>
      </w:r>
      <w:commentRangeStart w:id="28"/>
      <w:commentRangeStart w:id="29"/>
      <w:r w:rsidRPr="00817664">
        <w:rPr>
          <w:color w:val="000000"/>
        </w:rPr>
        <w:t>on-site post-production support at the Customer location</w:t>
      </w:r>
      <w:commentRangeEnd w:id="28"/>
      <w:r w:rsidR="0021498F">
        <w:rPr>
          <w:rStyle w:val="CommentReference"/>
        </w:rPr>
        <w:commentReference w:id="28"/>
      </w:r>
      <w:commentRangeEnd w:id="29"/>
      <w:r w:rsidR="00790115">
        <w:rPr>
          <w:rStyle w:val="CommentReference"/>
        </w:rPr>
        <w:commentReference w:id="29"/>
      </w:r>
      <w:r w:rsidRPr="00817664">
        <w:rPr>
          <w:color w:val="000000"/>
        </w:rPr>
        <w:t>.</w:t>
      </w:r>
    </w:p>
    <w:p w14:paraId="1032F78D" w14:textId="77777777" w:rsidR="000129D6" w:rsidRPr="00817664" w:rsidRDefault="000129D6" w:rsidP="000129D6">
      <w:pPr>
        <w:tabs>
          <w:tab w:val="num" w:pos="1080"/>
        </w:tabs>
        <w:autoSpaceDE w:val="0"/>
        <w:autoSpaceDN w:val="0"/>
        <w:adjustRightInd w:val="0"/>
        <w:spacing w:line="240" w:lineRule="atLeast"/>
        <w:ind w:left="720"/>
        <w:rPr>
          <w:color w:val="000000"/>
        </w:rPr>
      </w:pPr>
    </w:p>
    <w:p w14:paraId="0E4F9459" w14:textId="77777777" w:rsidR="000129D6" w:rsidRPr="00817664" w:rsidRDefault="000129D6" w:rsidP="000129D6">
      <w:pPr>
        <w:pStyle w:val="ListParagraph"/>
        <w:keepNext/>
        <w:numPr>
          <w:ilvl w:val="0"/>
          <w:numId w:val="17"/>
        </w:numPr>
        <w:tabs>
          <w:tab w:val="clear" w:pos="720"/>
          <w:tab w:val="num" w:pos="360"/>
        </w:tabs>
        <w:spacing w:after="60" w:line="240" w:lineRule="auto"/>
        <w:ind w:left="360"/>
        <w:outlineLvl w:val="0"/>
        <w:rPr>
          <w:rFonts w:ascii="Bookman Old Style" w:hAnsi="Bookman Old Style"/>
          <w:b/>
          <w:snapToGrid w:val="0"/>
          <w:sz w:val="20"/>
          <w:szCs w:val="20"/>
        </w:rPr>
      </w:pPr>
      <w:r w:rsidRPr="00817664">
        <w:rPr>
          <w:rFonts w:ascii="Bookman Old Style" w:hAnsi="Bookman Old Style"/>
          <w:b/>
          <w:snapToGrid w:val="0"/>
          <w:sz w:val="20"/>
          <w:szCs w:val="20"/>
        </w:rPr>
        <w:t>Deliverables:  Acceptance Process</w:t>
      </w:r>
    </w:p>
    <w:p w14:paraId="1DFACFAF" w14:textId="77777777" w:rsidR="000129D6" w:rsidRPr="00817664" w:rsidRDefault="000129D6" w:rsidP="000129D6">
      <w:pPr>
        <w:keepNext/>
        <w:spacing w:before="240" w:after="60"/>
        <w:ind w:left="360"/>
        <w:outlineLvl w:val="1"/>
        <w:rPr>
          <w:color w:val="000000"/>
        </w:rPr>
      </w:pPr>
      <w:r w:rsidRPr="00817664">
        <w:rPr>
          <w:color w:val="000000"/>
        </w:rPr>
        <w:t xml:space="preserve">The Project Schedule will be produced and maintained by </w:t>
      </w:r>
      <w:r>
        <w:rPr>
          <w:color w:val="000000"/>
        </w:rPr>
        <w:t>Company</w:t>
      </w:r>
      <w:r w:rsidRPr="00817664">
        <w:rPr>
          <w:color w:val="000000"/>
        </w:rPr>
        <w:t xml:space="preserve"> and provided to Customer at agreed intervals and at other times upon request.  The Project Schedule will include, among other details, review periods for each listed Deliverable and such other tasks as require Customer participation.  Customer will use the Project Schedule to assist Customer in the coordination of participating Customer resources.   </w:t>
      </w:r>
    </w:p>
    <w:p w14:paraId="39FE2CA3" w14:textId="77777777" w:rsidR="000129D6" w:rsidRPr="00817664" w:rsidRDefault="000129D6" w:rsidP="000129D6">
      <w:pPr>
        <w:pStyle w:val="ListParagraph"/>
        <w:keepNext/>
        <w:numPr>
          <w:ilvl w:val="0"/>
          <w:numId w:val="28"/>
        </w:numPr>
        <w:spacing w:before="240" w:after="60" w:line="240" w:lineRule="auto"/>
        <w:outlineLvl w:val="1"/>
        <w:rPr>
          <w:rFonts w:ascii="Bookman Old Style" w:hAnsi="Bookman Old Style"/>
          <w:color w:val="000000"/>
          <w:sz w:val="20"/>
          <w:szCs w:val="20"/>
        </w:rPr>
      </w:pPr>
      <w:r w:rsidRPr="00817664">
        <w:rPr>
          <w:rFonts w:ascii="Bookman Old Style" w:hAnsi="Bookman Old Style"/>
          <w:color w:val="000000"/>
          <w:sz w:val="20"/>
          <w:szCs w:val="20"/>
        </w:rPr>
        <w:t xml:space="preserve">Submission of Deliverable and Acceptance:  Upon the scheduled completion of each Deliverable,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provide Customer with that Deliverable and with written notice (which may be sent by email) that the Deliverable is complete.   Customer shall have the time period reflected on the approved Project Schedule for review of the Deliverable (“Review Period”) to determine whether the Deliverable satisfies the written requirements established for such Deliverable, which determinations shall be made by Customer reasonably and in good faith (“Acceptance”, “Accept” or “Accepted”).   The Deliverables or other Services to be furnished by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under this Schedule shall be deemed Accepted upon </w:t>
      </w:r>
      <w:r>
        <w:rPr>
          <w:rFonts w:ascii="Bookman Old Style" w:hAnsi="Bookman Old Style"/>
          <w:color w:val="000000"/>
          <w:sz w:val="20"/>
          <w:szCs w:val="20"/>
        </w:rPr>
        <w:t>Company</w:t>
      </w:r>
      <w:r w:rsidRPr="00817664">
        <w:rPr>
          <w:rFonts w:ascii="Bookman Old Style" w:hAnsi="Bookman Old Style"/>
          <w:color w:val="000000"/>
          <w:sz w:val="20"/>
          <w:szCs w:val="20"/>
        </w:rPr>
        <w:t>’s receipt of written notice from Customer thereof</w:t>
      </w:r>
      <w:r>
        <w:rPr>
          <w:rFonts w:ascii="Bookman Old Style" w:hAnsi="Bookman Old Style"/>
          <w:color w:val="000000"/>
          <w:sz w:val="20"/>
          <w:szCs w:val="20"/>
        </w:rPr>
        <w:t xml:space="preserve">. </w:t>
      </w:r>
      <w:r w:rsidRPr="00817664">
        <w:rPr>
          <w:rFonts w:ascii="Bookman Old Style" w:hAnsi="Bookman Old Style"/>
          <w:color w:val="000000"/>
          <w:sz w:val="20"/>
          <w:szCs w:val="20"/>
        </w:rPr>
        <w:t xml:space="preserve"> </w:t>
      </w:r>
    </w:p>
    <w:p w14:paraId="67034EAA" w14:textId="77777777" w:rsidR="000129D6" w:rsidRPr="00817664" w:rsidRDefault="000129D6" w:rsidP="000129D6">
      <w:pPr>
        <w:pStyle w:val="ListParagraph"/>
        <w:keepNext/>
        <w:spacing w:before="240" w:after="60"/>
        <w:ind w:left="1080"/>
        <w:outlineLvl w:val="1"/>
        <w:rPr>
          <w:rFonts w:ascii="Bookman Old Style" w:hAnsi="Bookman Old Style"/>
          <w:color w:val="000000"/>
          <w:sz w:val="20"/>
          <w:szCs w:val="20"/>
        </w:rPr>
      </w:pPr>
    </w:p>
    <w:p w14:paraId="04EDCDB7" w14:textId="77777777" w:rsidR="000129D6" w:rsidRPr="00817664" w:rsidRDefault="000129D6" w:rsidP="000129D6">
      <w:pPr>
        <w:pStyle w:val="ListParagraph"/>
        <w:keepNext/>
        <w:numPr>
          <w:ilvl w:val="0"/>
          <w:numId w:val="28"/>
        </w:numPr>
        <w:spacing w:before="240" w:after="60" w:line="240" w:lineRule="auto"/>
        <w:outlineLvl w:val="1"/>
        <w:rPr>
          <w:rFonts w:ascii="Bookman Old Style" w:hAnsi="Bookman Old Style"/>
          <w:color w:val="000000"/>
          <w:sz w:val="20"/>
          <w:szCs w:val="20"/>
        </w:rPr>
      </w:pPr>
      <w:r w:rsidRPr="00817664">
        <w:rPr>
          <w:rFonts w:ascii="Bookman Old Style" w:hAnsi="Bookman Old Style"/>
          <w:color w:val="000000"/>
          <w:sz w:val="20"/>
          <w:szCs w:val="20"/>
        </w:rPr>
        <w:t xml:space="preserve">Rejection of Deliverable:  In the event that Customer rejects the Deliverable, Customer will provide in writing reasonable detail as to the basis for such a rejection and provide notice (which may be sent by email) of rejection to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prior to the expiration of the Review Period.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 shall have three (3) business days from receipt of Customer’s statement of rejection to respond to Customer’s concerns either with resolution and a second (or subsequent) submission of the Deliverable for review or with a proposed plan for resolution submitted to Customer for approval.  In the event that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’s response is a plan for resolution, Customer shall have three (3) business days from receipt of </w:t>
      </w:r>
      <w:r>
        <w:rPr>
          <w:rFonts w:ascii="Bookman Old Style" w:hAnsi="Bookman Old Style"/>
          <w:color w:val="000000"/>
          <w:sz w:val="20"/>
          <w:szCs w:val="20"/>
        </w:rPr>
        <w:t>Company</w:t>
      </w:r>
      <w:r w:rsidRPr="00817664">
        <w:rPr>
          <w:rFonts w:ascii="Bookman Old Style" w:hAnsi="Bookman Old Style"/>
          <w:color w:val="000000"/>
          <w:sz w:val="20"/>
          <w:szCs w:val="20"/>
        </w:rPr>
        <w:t xml:space="preserve">’s proposed plan to approve or disapprove such plan.  </w:t>
      </w:r>
      <w:r w:rsidRPr="00817664">
        <w:rPr>
          <w:rFonts w:ascii="Bookman Old Style" w:hAnsi="Bookman Old Style"/>
          <w:color w:val="000000"/>
          <w:sz w:val="20"/>
          <w:szCs w:val="20"/>
          <w:u w:val="single"/>
        </w:rPr>
        <w:t xml:space="preserve">In no event shall Customer’s approval or non-approval of a proposed plan for resolution be deemed Acceptance of a Deliverable hereunder. </w:t>
      </w:r>
      <w:r w:rsidRPr="00817664">
        <w:rPr>
          <w:rFonts w:ascii="Bookman Old Style" w:hAnsi="Bookman Old Style"/>
          <w:color w:val="000000"/>
          <w:sz w:val="20"/>
          <w:szCs w:val="20"/>
        </w:rPr>
        <w:t xml:space="preserve"> Upon a second or subsequent submission of the Deliverable for review and Acceptance, Customer shall have the number of business days allowed for the initial review period in which to Accept or reject the Deliverable.  </w:t>
      </w:r>
    </w:p>
    <w:p w14:paraId="31F9A5EC" w14:textId="77777777" w:rsidR="000129D6" w:rsidRPr="00817664" w:rsidRDefault="000129D6" w:rsidP="000129D6">
      <w:pPr>
        <w:ind w:left="360"/>
        <w:rPr>
          <w:b/>
          <w:color w:val="000000"/>
        </w:rPr>
      </w:pPr>
    </w:p>
    <w:p w14:paraId="515F0A4D" w14:textId="77777777" w:rsidR="000129D6" w:rsidRPr="00817664" w:rsidRDefault="000129D6" w:rsidP="000129D6">
      <w:pPr>
        <w:pStyle w:val="ListParagraph"/>
        <w:numPr>
          <w:ilvl w:val="0"/>
          <w:numId w:val="17"/>
        </w:numPr>
        <w:tabs>
          <w:tab w:val="clear" w:pos="720"/>
          <w:tab w:val="num" w:pos="360"/>
        </w:tabs>
        <w:spacing w:after="0" w:line="240" w:lineRule="auto"/>
        <w:ind w:left="360"/>
        <w:rPr>
          <w:rFonts w:ascii="Bookman Old Style" w:hAnsi="Bookman Old Style"/>
          <w:b/>
          <w:color w:val="000000"/>
          <w:sz w:val="20"/>
          <w:szCs w:val="20"/>
        </w:rPr>
      </w:pPr>
      <w:r w:rsidRPr="00817664">
        <w:rPr>
          <w:rFonts w:ascii="Bookman Old Style" w:hAnsi="Bookman Old Style"/>
          <w:b/>
          <w:color w:val="000000"/>
          <w:sz w:val="20"/>
          <w:szCs w:val="20"/>
        </w:rPr>
        <w:t>Assumptions:</w:t>
      </w:r>
    </w:p>
    <w:p w14:paraId="461B1552" w14:textId="77777777" w:rsidR="000129D6" w:rsidRPr="00817664" w:rsidRDefault="000129D6" w:rsidP="000129D6">
      <w:pPr>
        <w:numPr>
          <w:ilvl w:val="0"/>
          <w:numId w:val="16"/>
        </w:numPr>
        <w:autoSpaceDE w:val="0"/>
        <w:autoSpaceDN w:val="0"/>
        <w:adjustRightInd w:val="0"/>
        <w:spacing w:before="120"/>
      </w:pPr>
      <w:r w:rsidRPr="00817664">
        <w:t xml:space="preserve">Customer and </w:t>
      </w:r>
      <w:r>
        <w:t>Company</w:t>
      </w:r>
      <w:r w:rsidRPr="00817664">
        <w:t xml:space="preserve"> shall meet no less frequently than weekly during the course of performance of the Services hereunder to discuss progress.</w:t>
      </w:r>
    </w:p>
    <w:p w14:paraId="180DD377" w14:textId="77777777" w:rsidR="000129D6" w:rsidRPr="00817664" w:rsidRDefault="000129D6" w:rsidP="000129D6">
      <w:pPr>
        <w:numPr>
          <w:ilvl w:val="0"/>
          <w:numId w:val="16"/>
        </w:numPr>
        <w:autoSpaceDE w:val="0"/>
        <w:autoSpaceDN w:val="0"/>
        <w:adjustRightInd w:val="0"/>
        <w:spacing w:before="120"/>
      </w:pPr>
      <w:r w:rsidRPr="00817664">
        <w:t xml:space="preserve">Customer and/or </w:t>
      </w:r>
      <w:r>
        <w:t>Company</w:t>
      </w:r>
      <w:r w:rsidRPr="00817664">
        <w:t xml:space="preserve"> will perform any review and provide any sign-off or written feedback within the time period reflected in the Project Schedule for that task.   </w:t>
      </w:r>
    </w:p>
    <w:p w14:paraId="65764C8D" w14:textId="77777777" w:rsidR="000129D6" w:rsidRPr="00817664" w:rsidRDefault="000129D6" w:rsidP="000129D6">
      <w:pPr>
        <w:numPr>
          <w:ilvl w:val="0"/>
          <w:numId w:val="16"/>
        </w:numPr>
        <w:autoSpaceDE w:val="0"/>
        <w:autoSpaceDN w:val="0"/>
        <w:adjustRightInd w:val="0"/>
        <w:spacing w:before="120"/>
      </w:pPr>
      <w:r w:rsidRPr="00817664">
        <w:lastRenderedPageBreak/>
        <w:t xml:space="preserve">Customer shall provide initial build and configuration of servers, connectivity, and database based on </w:t>
      </w:r>
      <w:r>
        <w:t>Company</w:t>
      </w:r>
      <w:r w:rsidRPr="00817664">
        <w:t xml:space="preserve">’s documented recommendations and within the time period reflected in the Project Schedule for the task(s). </w:t>
      </w:r>
    </w:p>
    <w:p w14:paraId="0663B2A4" w14:textId="77777777" w:rsidR="000129D6" w:rsidRPr="00817664" w:rsidRDefault="000129D6" w:rsidP="000129D6">
      <w:pPr>
        <w:numPr>
          <w:ilvl w:val="0"/>
          <w:numId w:val="16"/>
        </w:numPr>
        <w:autoSpaceDE w:val="0"/>
        <w:autoSpaceDN w:val="0"/>
        <w:adjustRightInd w:val="0"/>
        <w:spacing w:before="120"/>
      </w:pPr>
      <w:r>
        <w:t>Company</w:t>
      </w:r>
      <w:r w:rsidRPr="00817664">
        <w:t xml:space="preserve"> and Customer will provide access to resources consistent with the agreed Project Schedule.  </w:t>
      </w:r>
    </w:p>
    <w:p w14:paraId="39C8E2E5" w14:textId="77777777" w:rsidR="000129D6" w:rsidRPr="00817664" w:rsidRDefault="000129D6" w:rsidP="000129D6">
      <w:pPr>
        <w:numPr>
          <w:ilvl w:val="0"/>
          <w:numId w:val="16"/>
        </w:numPr>
        <w:autoSpaceDE w:val="0"/>
        <w:autoSpaceDN w:val="0"/>
        <w:adjustRightInd w:val="0"/>
        <w:spacing w:before="120"/>
      </w:pPr>
      <w:r w:rsidRPr="00817664">
        <w:t xml:space="preserve">Neither Customer nor </w:t>
      </w:r>
      <w:r>
        <w:t>Company</w:t>
      </w:r>
      <w:r w:rsidRPr="00817664">
        <w:t xml:space="preserve"> shall be responsible for delays in performance directly arising from the other party’s failure to perform its obligations hereunder.  </w:t>
      </w:r>
    </w:p>
    <w:p w14:paraId="6AB53033" w14:textId="77777777" w:rsidR="000129D6" w:rsidRDefault="000129D6" w:rsidP="000129D6">
      <w:pPr>
        <w:numPr>
          <w:ilvl w:val="0"/>
          <w:numId w:val="16"/>
        </w:numPr>
        <w:autoSpaceDE w:val="0"/>
        <w:autoSpaceDN w:val="0"/>
        <w:adjustRightInd w:val="0"/>
        <w:spacing w:before="120"/>
      </w:pPr>
      <w:r>
        <w:t>Company</w:t>
      </w:r>
      <w:r w:rsidRPr="00817664">
        <w:t xml:space="preserve"> will provide updated training documentation that will be used to support preliminary training of individuals prior to their participat</w:t>
      </w:r>
      <w:r>
        <w:t>ion in User Acceptance Testing.</w:t>
      </w:r>
    </w:p>
    <w:p w14:paraId="4406F988" w14:textId="77777777" w:rsidR="000129D6" w:rsidRPr="00F55F5F" w:rsidRDefault="000129D6" w:rsidP="000129D6">
      <w:pPr>
        <w:numPr>
          <w:ilvl w:val="0"/>
          <w:numId w:val="16"/>
        </w:numPr>
        <w:autoSpaceDE w:val="0"/>
        <w:autoSpaceDN w:val="0"/>
        <w:adjustRightInd w:val="0"/>
        <w:spacing w:before="120"/>
      </w:pPr>
      <w:r w:rsidRPr="00817664">
        <w:t>All project documents will be prepared using the Microsoft Office Suite of products (Word, Excel, PowerPoint, and Visio).</w:t>
      </w:r>
    </w:p>
    <w:p w14:paraId="5A9FAA8D" w14:textId="77777777" w:rsidR="000129D6" w:rsidRPr="00817664" w:rsidRDefault="000129D6" w:rsidP="000129D6">
      <w:pPr>
        <w:rPr>
          <w:b/>
          <w:snapToGrid w:val="0"/>
        </w:rPr>
      </w:pPr>
    </w:p>
    <w:p w14:paraId="3A5EBC63" w14:textId="77777777" w:rsidR="000129D6" w:rsidRPr="00817664" w:rsidRDefault="000129D6" w:rsidP="000129D6">
      <w:pPr>
        <w:pStyle w:val="ListParagraph"/>
        <w:numPr>
          <w:ilvl w:val="0"/>
          <w:numId w:val="15"/>
        </w:numPr>
        <w:spacing w:after="0" w:line="240" w:lineRule="auto"/>
        <w:rPr>
          <w:rFonts w:ascii="Bookman Old Style" w:hAnsi="Bookman Old Style"/>
          <w:b/>
          <w:snapToGrid w:val="0"/>
          <w:sz w:val="20"/>
          <w:szCs w:val="20"/>
        </w:rPr>
      </w:pPr>
      <w:r w:rsidRPr="00817664">
        <w:rPr>
          <w:rFonts w:ascii="Bookman Old Style" w:hAnsi="Bookman Old Style"/>
          <w:b/>
          <w:snapToGrid w:val="0"/>
          <w:sz w:val="20"/>
          <w:szCs w:val="20"/>
        </w:rPr>
        <w:t>Additional Terms &amp; Conditions:</w:t>
      </w:r>
    </w:p>
    <w:p w14:paraId="5F6E01A6" w14:textId="77777777" w:rsidR="000129D6" w:rsidRPr="00817664" w:rsidRDefault="000129D6" w:rsidP="000129D6">
      <w:pPr>
        <w:pStyle w:val="Legal2L2"/>
        <w:tabs>
          <w:tab w:val="clear" w:pos="900"/>
          <w:tab w:val="clear" w:pos="1080"/>
          <w:tab w:val="num" w:pos="1440"/>
        </w:tabs>
        <w:spacing w:after="0"/>
        <w:jc w:val="both"/>
        <w:rPr>
          <w:rFonts w:ascii="Bookman Old Style" w:hAnsi="Bookman Old Style"/>
          <w:color w:val="000000"/>
        </w:rPr>
      </w:pPr>
    </w:p>
    <w:p w14:paraId="1A42156C" w14:textId="77777777" w:rsidR="000129D6" w:rsidRPr="00817664" w:rsidRDefault="000129D6" w:rsidP="000129D6">
      <w:pPr>
        <w:pStyle w:val="Legal2L2"/>
        <w:tabs>
          <w:tab w:val="clear" w:pos="900"/>
          <w:tab w:val="clear" w:pos="1080"/>
          <w:tab w:val="num" w:pos="1440"/>
        </w:tabs>
        <w:spacing w:after="0"/>
        <w:ind w:left="0"/>
        <w:jc w:val="both"/>
        <w:rPr>
          <w:rFonts w:ascii="Bookman Old Style" w:hAnsi="Bookman Old Style"/>
          <w:color w:val="000000"/>
        </w:rPr>
      </w:pPr>
      <w:r w:rsidRPr="00817664">
        <w:rPr>
          <w:rFonts w:ascii="Bookman Old Style" w:hAnsi="Bookman Old Style"/>
          <w:b/>
          <w:color w:val="000000"/>
        </w:rPr>
        <w:t xml:space="preserve">A. </w:t>
      </w:r>
      <w:r w:rsidRPr="00817664">
        <w:rPr>
          <w:rFonts w:ascii="Bookman Old Style" w:hAnsi="Bookman Old Style"/>
          <w:color w:val="000000"/>
        </w:rPr>
        <w:t xml:space="preserve">   </w:t>
      </w:r>
      <w:r w:rsidRPr="00817664">
        <w:rPr>
          <w:rFonts w:ascii="Bookman Old Style" w:hAnsi="Bookman Old Style"/>
          <w:b/>
          <w:color w:val="000000"/>
        </w:rPr>
        <w:t xml:space="preserve">Evaluation of Skills and Experience. </w:t>
      </w:r>
      <w:r w:rsidRPr="00817664">
        <w:rPr>
          <w:rFonts w:ascii="Bookman Old Style" w:hAnsi="Bookman Old Style"/>
          <w:color w:val="000000"/>
        </w:rPr>
        <w:t xml:space="preserve"> Customer shall have the right to evaluate all </w:t>
      </w:r>
      <w:r>
        <w:rPr>
          <w:rFonts w:ascii="Bookman Old Style" w:hAnsi="Bookman Old Style"/>
          <w:color w:val="000000"/>
        </w:rPr>
        <w:t>Company</w:t>
      </w:r>
      <w:r w:rsidRPr="00817664">
        <w:rPr>
          <w:rFonts w:ascii="Bookman Old Style" w:hAnsi="Bookman Old Style"/>
          <w:color w:val="000000"/>
        </w:rPr>
        <w:t xml:space="preserve"> Representative assigned to perform Services hereunder and to accept or reject any individual based upon Customer’s evaluation of the skills and experience of the individual.  In the event that any </w:t>
      </w:r>
      <w:r>
        <w:rPr>
          <w:rFonts w:ascii="Bookman Old Style" w:hAnsi="Bookman Old Style"/>
          <w:color w:val="000000"/>
        </w:rPr>
        <w:t>Company</w:t>
      </w:r>
      <w:r w:rsidRPr="00817664">
        <w:rPr>
          <w:rFonts w:ascii="Bookman Old Style" w:hAnsi="Bookman Old Style"/>
          <w:color w:val="000000"/>
        </w:rPr>
        <w:t xml:space="preserve"> Representative performing Services during any Engagement Term is found to be unacceptable to Customer for cause or without stating cause, including, but not limited to, demonstration that he or she is not qualified to perform in the assigned role, Customer shall notify </w:t>
      </w:r>
      <w:r>
        <w:rPr>
          <w:rFonts w:ascii="Bookman Old Style" w:hAnsi="Bookman Old Style"/>
          <w:color w:val="000000"/>
        </w:rPr>
        <w:t>Company</w:t>
      </w:r>
      <w:r w:rsidRPr="00817664">
        <w:rPr>
          <w:rFonts w:ascii="Bookman Old Style" w:hAnsi="Bookman Old Style"/>
          <w:color w:val="000000"/>
        </w:rPr>
        <w:t xml:space="preserve"> of such fact and </w:t>
      </w:r>
      <w:r>
        <w:rPr>
          <w:rFonts w:ascii="Bookman Old Style" w:hAnsi="Bookman Old Style"/>
          <w:color w:val="000000"/>
        </w:rPr>
        <w:t>Company</w:t>
      </w:r>
      <w:r w:rsidRPr="00817664">
        <w:rPr>
          <w:rFonts w:ascii="Bookman Old Style" w:hAnsi="Bookman Old Style"/>
          <w:color w:val="000000"/>
        </w:rPr>
        <w:t xml:space="preserve"> shall meet with Customer to discuss the appropriate actions to be taken (including immediate removal).  In the event that Customer wishes to remove </w:t>
      </w:r>
      <w:r>
        <w:rPr>
          <w:rFonts w:ascii="Bookman Old Style" w:hAnsi="Bookman Old Style"/>
          <w:color w:val="000000"/>
        </w:rPr>
        <w:t>Company</w:t>
      </w:r>
      <w:r w:rsidRPr="00817664">
        <w:rPr>
          <w:rFonts w:ascii="Bookman Old Style" w:hAnsi="Bookman Old Style"/>
          <w:color w:val="000000"/>
        </w:rPr>
        <w:t xml:space="preserve"> Representative from provision of Services hereunder without stating cause, Customer shall provide </w:t>
      </w:r>
      <w:r>
        <w:rPr>
          <w:rFonts w:ascii="Bookman Old Style" w:hAnsi="Bookman Old Style"/>
          <w:color w:val="000000"/>
        </w:rPr>
        <w:t>Company</w:t>
      </w:r>
      <w:r w:rsidRPr="00817664">
        <w:rPr>
          <w:rFonts w:ascii="Bookman Old Style" w:hAnsi="Bookman Old Style"/>
          <w:color w:val="000000"/>
        </w:rPr>
        <w:t xml:space="preserve"> with two weeks’ prior notice. However, if circumstances support immediate removal, no fees or expenses shall be billable in respect of the Representative removed as of the date and time of requested removal.  Upon Customer’s request, </w:t>
      </w:r>
      <w:r>
        <w:rPr>
          <w:rFonts w:ascii="Bookman Old Style" w:hAnsi="Bookman Old Style"/>
          <w:color w:val="000000"/>
        </w:rPr>
        <w:t>Company</w:t>
      </w:r>
      <w:r w:rsidRPr="00817664">
        <w:rPr>
          <w:rFonts w:ascii="Bookman Old Style" w:hAnsi="Bookman Old Style"/>
          <w:color w:val="000000"/>
        </w:rPr>
        <w:t xml:space="preserve"> shall use reasonable efforts to provide a qualified replacement.   </w:t>
      </w:r>
    </w:p>
    <w:p w14:paraId="743C9B16" w14:textId="77777777" w:rsidR="000129D6" w:rsidRPr="00817664" w:rsidRDefault="000129D6" w:rsidP="000129D6">
      <w:pPr>
        <w:pStyle w:val="Legal2L2"/>
        <w:tabs>
          <w:tab w:val="clear" w:pos="900"/>
        </w:tabs>
        <w:spacing w:after="0"/>
        <w:jc w:val="both"/>
        <w:rPr>
          <w:rFonts w:ascii="Bookman Old Style" w:hAnsi="Bookman Old Style"/>
          <w:color w:val="000000"/>
        </w:rPr>
      </w:pPr>
    </w:p>
    <w:p w14:paraId="54168670" w14:textId="77777777" w:rsidR="000129D6" w:rsidRPr="00817664" w:rsidRDefault="000129D6" w:rsidP="000129D6">
      <w:pPr>
        <w:pStyle w:val="Legal2L2"/>
        <w:tabs>
          <w:tab w:val="clear" w:pos="900"/>
          <w:tab w:val="clear" w:pos="1080"/>
        </w:tabs>
        <w:spacing w:after="0"/>
        <w:ind w:left="0"/>
        <w:jc w:val="both"/>
        <w:rPr>
          <w:rFonts w:ascii="Bookman Old Style" w:hAnsi="Bookman Old Style"/>
          <w:color w:val="000000"/>
        </w:rPr>
      </w:pPr>
      <w:r w:rsidRPr="00817664">
        <w:rPr>
          <w:rFonts w:ascii="Bookman Old Style" w:hAnsi="Bookman Old Style"/>
          <w:b/>
          <w:color w:val="000000"/>
        </w:rPr>
        <w:t>B.</w:t>
      </w:r>
      <w:r w:rsidRPr="00817664">
        <w:rPr>
          <w:rFonts w:ascii="Bookman Old Style" w:hAnsi="Bookman Old Style"/>
          <w:color w:val="000000"/>
        </w:rPr>
        <w:t xml:space="preserve">  </w:t>
      </w:r>
      <w:r w:rsidRPr="00817664">
        <w:rPr>
          <w:rFonts w:ascii="Bookman Old Style" w:hAnsi="Bookman Old Style"/>
          <w:b/>
          <w:color w:val="000000"/>
        </w:rPr>
        <w:t xml:space="preserve"> Continuity of Effort.</w:t>
      </w:r>
      <w:r w:rsidRPr="00817664">
        <w:rPr>
          <w:rFonts w:ascii="Bookman Old Style" w:hAnsi="Bookman Old Style"/>
          <w:color w:val="000000"/>
        </w:rPr>
        <w:t xml:space="preserve">  </w:t>
      </w:r>
      <w:r>
        <w:rPr>
          <w:rFonts w:ascii="Bookman Old Style" w:hAnsi="Bookman Old Style"/>
          <w:color w:val="000000"/>
        </w:rPr>
        <w:t>Company</w:t>
      </w:r>
      <w:r w:rsidRPr="00817664">
        <w:rPr>
          <w:rFonts w:ascii="Bookman Old Style" w:hAnsi="Bookman Old Style"/>
          <w:color w:val="000000"/>
        </w:rPr>
        <w:t xml:space="preserve"> agrees to use its best efforts to ensure the continuity of </w:t>
      </w:r>
      <w:r>
        <w:rPr>
          <w:rFonts w:ascii="Bookman Old Style" w:hAnsi="Bookman Old Style"/>
          <w:color w:val="000000"/>
        </w:rPr>
        <w:t>Company</w:t>
      </w:r>
      <w:r w:rsidRPr="00817664">
        <w:rPr>
          <w:rFonts w:ascii="Bookman Old Style" w:hAnsi="Bookman Old Style"/>
          <w:color w:val="000000"/>
        </w:rPr>
        <w:t xml:space="preserve"> Representatives assigned to perform Services during the term of this Schedule.    Any reassignment by </w:t>
      </w:r>
      <w:r>
        <w:rPr>
          <w:rFonts w:ascii="Bookman Old Style" w:hAnsi="Bookman Old Style"/>
          <w:color w:val="000000"/>
        </w:rPr>
        <w:t>Company</w:t>
      </w:r>
      <w:r w:rsidRPr="00817664">
        <w:rPr>
          <w:rFonts w:ascii="Bookman Old Style" w:hAnsi="Bookman Old Style"/>
          <w:color w:val="000000"/>
        </w:rPr>
        <w:t xml:space="preserve"> of its Representative assigned to perform Services during the term of this Schedule must be with Customer's prior written consent and upon (30) days prior written notice to Customer.  In the event </w:t>
      </w:r>
      <w:r>
        <w:rPr>
          <w:rFonts w:ascii="Bookman Old Style" w:hAnsi="Bookman Old Style"/>
          <w:color w:val="000000"/>
        </w:rPr>
        <w:t>Company</w:t>
      </w:r>
      <w:r w:rsidRPr="00817664">
        <w:rPr>
          <w:rFonts w:ascii="Bookman Old Style" w:hAnsi="Bookman Old Style"/>
          <w:color w:val="000000"/>
        </w:rPr>
        <w:t xml:space="preserve"> reassigns any Representative away from provision of the Services, </w:t>
      </w:r>
      <w:r>
        <w:rPr>
          <w:rFonts w:ascii="Bookman Old Style" w:hAnsi="Bookman Old Style"/>
          <w:color w:val="000000"/>
        </w:rPr>
        <w:t>Company</w:t>
      </w:r>
      <w:r w:rsidRPr="00817664">
        <w:rPr>
          <w:rFonts w:ascii="Bookman Old Style" w:hAnsi="Bookman Old Style"/>
          <w:color w:val="000000"/>
        </w:rPr>
        <w:t xml:space="preserve"> will promptly assign a Representative of like skill and experience to continue the Services</w:t>
      </w:r>
      <w:r w:rsidRPr="00817664">
        <w:rPr>
          <w:rFonts w:ascii="Bookman Old Style" w:hAnsi="Bookman Old Style"/>
        </w:rPr>
        <w:t xml:space="preserve"> </w:t>
      </w:r>
      <w:r w:rsidRPr="00817664">
        <w:rPr>
          <w:rFonts w:ascii="Bookman Old Style" w:hAnsi="Bookman Old Style"/>
          <w:color w:val="000000"/>
        </w:rPr>
        <w:t xml:space="preserve">and provide that Representative, at </w:t>
      </w:r>
      <w:r>
        <w:rPr>
          <w:rFonts w:ascii="Bookman Old Style" w:hAnsi="Bookman Old Style"/>
          <w:color w:val="000000"/>
        </w:rPr>
        <w:t>Company</w:t>
      </w:r>
      <w:r w:rsidRPr="00817664">
        <w:rPr>
          <w:rFonts w:ascii="Bookman Old Style" w:hAnsi="Bookman Old Style"/>
          <w:color w:val="000000"/>
        </w:rPr>
        <w:t xml:space="preserve">’s sole expense, such orientation and education as is necessary to prepare that replacement to make a productive contribution substantially equal to that of the Representative replaced.  If </w:t>
      </w:r>
      <w:r>
        <w:rPr>
          <w:rFonts w:ascii="Bookman Old Style" w:hAnsi="Bookman Old Style"/>
          <w:color w:val="000000"/>
        </w:rPr>
        <w:t>Company</w:t>
      </w:r>
      <w:r w:rsidRPr="00817664">
        <w:rPr>
          <w:rFonts w:ascii="Bookman Old Style" w:hAnsi="Bookman Old Style"/>
          <w:color w:val="000000"/>
        </w:rPr>
        <w:t xml:space="preserve"> is unable to replace its Representative with a person of like skill and experience, </w:t>
      </w:r>
      <w:r>
        <w:rPr>
          <w:rFonts w:ascii="Bookman Old Style" w:hAnsi="Bookman Old Style"/>
          <w:color w:val="000000"/>
        </w:rPr>
        <w:t>Company</w:t>
      </w:r>
      <w:r w:rsidRPr="00817664">
        <w:rPr>
          <w:rFonts w:ascii="Bookman Old Style" w:hAnsi="Bookman Old Style"/>
          <w:color w:val="000000"/>
        </w:rPr>
        <w:t xml:space="preserve"> shall reimburse Customer for any additional costs incurred by Customer as a result of having to replace such </w:t>
      </w:r>
      <w:r>
        <w:rPr>
          <w:rFonts w:ascii="Bookman Old Style" w:hAnsi="Bookman Old Style"/>
          <w:color w:val="000000"/>
        </w:rPr>
        <w:t>Company</w:t>
      </w:r>
      <w:r w:rsidRPr="00817664">
        <w:rPr>
          <w:rFonts w:ascii="Bookman Old Style" w:hAnsi="Bookman Old Style"/>
          <w:color w:val="000000"/>
        </w:rPr>
        <w:t xml:space="preserve"> Representative through another contractor service in order to complete any tasks assigned and not completed.  In the alternative, upon </w:t>
      </w:r>
      <w:r>
        <w:rPr>
          <w:rFonts w:ascii="Bookman Old Style" w:hAnsi="Bookman Old Style"/>
          <w:color w:val="000000"/>
        </w:rPr>
        <w:t>Company</w:t>
      </w:r>
      <w:r w:rsidRPr="00817664">
        <w:rPr>
          <w:rFonts w:ascii="Bookman Old Style" w:hAnsi="Bookman Old Style"/>
          <w:color w:val="000000"/>
        </w:rPr>
        <w:t xml:space="preserve">’s removal of a Representative from provision of Services during the Engagement Term, Customer may elect to terminate this Services engagement, retaining all Deliverables, and demand a refund of any amounts paid for Services provided by the Representative removed and </w:t>
      </w:r>
      <w:r>
        <w:rPr>
          <w:rFonts w:ascii="Bookman Old Style" w:hAnsi="Bookman Old Style"/>
          <w:color w:val="000000"/>
        </w:rPr>
        <w:t>Company</w:t>
      </w:r>
      <w:r w:rsidRPr="00817664">
        <w:rPr>
          <w:rFonts w:ascii="Bookman Old Style" w:hAnsi="Bookman Old Style"/>
          <w:color w:val="000000"/>
        </w:rPr>
        <w:t xml:space="preserve"> shall provide such refund.  </w:t>
      </w:r>
    </w:p>
    <w:p w14:paraId="7F3062A8" w14:textId="77777777" w:rsidR="000129D6" w:rsidRPr="00817664" w:rsidRDefault="000129D6" w:rsidP="000129D6">
      <w:pPr>
        <w:tabs>
          <w:tab w:val="num" w:pos="360"/>
        </w:tabs>
        <w:ind w:left="720"/>
      </w:pPr>
    </w:p>
    <w:p w14:paraId="7E45BD6A" w14:textId="77777777" w:rsidR="000129D6" w:rsidRDefault="000129D6" w:rsidP="000129D6">
      <w:pPr>
        <w:pStyle w:val="ListParagraph"/>
        <w:numPr>
          <w:ilvl w:val="0"/>
          <w:numId w:val="15"/>
        </w:numPr>
        <w:spacing w:after="0" w:line="240" w:lineRule="auto"/>
        <w:rPr>
          <w:rFonts w:ascii="Bookman Old Style" w:hAnsi="Bookman Old Style"/>
          <w:b/>
          <w:sz w:val="20"/>
          <w:szCs w:val="20"/>
        </w:rPr>
      </w:pPr>
      <w:r>
        <w:rPr>
          <w:rFonts w:ascii="Bookman Old Style" w:hAnsi="Bookman Old Style"/>
          <w:b/>
          <w:sz w:val="20"/>
          <w:szCs w:val="20"/>
        </w:rPr>
        <w:t>Company</w:t>
      </w:r>
      <w:commentRangeStart w:id="30"/>
      <w:commentRangeStart w:id="31"/>
      <w:r>
        <w:rPr>
          <w:rFonts w:ascii="Bookman Old Style" w:hAnsi="Bookman Old Style"/>
          <w:b/>
          <w:sz w:val="20"/>
          <w:szCs w:val="20"/>
        </w:rPr>
        <w:t xml:space="preserve"> Recommended Hardware/Software Configuration:</w:t>
      </w:r>
      <w:commentRangeEnd w:id="30"/>
      <w:r>
        <w:rPr>
          <w:rStyle w:val="CommentReference"/>
          <w:rFonts w:ascii="Bookman Old Style" w:eastAsia="Times New Roman" w:hAnsi="Bookman Old Style"/>
        </w:rPr>
        <w:commentReference w:id="30"/>
      </w:r>
      <w:commentRangeEnd w:id="31"/>
      <w:r w:rsidR="00790115">
        <w:rPr>
          <w:rStyle w:val="CommentReference"/>
          <w:rFonts w:ascii="Bookman Old Style" w:eastAsia="Times New Roman" w:hAnsi="Bookman Old Style"/>
        </w:rPr>
        <w:commentReference w:id="31"/>
      </w:r>
    </w:p>
    <w:p w14:paraId="54808B69" w14:textId="77777777" w:rsidR="000129D6" w:rsidRDefault="000129D6" w:rsidP="000129D6">
      <w:pPr>
        <w:pStyle w:val="ListParagraph"/>
      </w:pPr>
    </w:p>
    <w:p w14:paraId="62711761" w14:textId="77777777" w:rsidR="000129D6" w:rsidRDefault="000129D6" w:rsidP="000129D6">
      <w:pPr>
        <w:pStyle w:val="ListParagraph"/>
      </w:pPr>
    </w:p>
    <w:p w14:paraId="279AD515" w14:textId="77777777" w:rsidR="000129D6" w:rsidRDefault="000129D6" w:rsidP="000129D6">
      <w:pPr>
        <w:pStyle w:val="ListParagraph"/>
      </w:pPr>
    </w:p>
    <w:p w14:paraId="79ED4F3B" w14:textId="77777777" w:rsidR="000129D6" w:rsidRPr="00CF243F" w:rsidRDefault="000129D6" w:rsidP="000129D6">
      <w:pPr>
        <w:pStyle w:val="ListParagraph"/>
        <w:numPr>
          <w:ilvl w:val="0"/>
          <w:numId w:val="15"/>
        </w:numPr>
        <w:spacing w:after="0" w:line="240" w:lineRule="auto"/>
        <w:rPr>
          <w:rFonts w:ascii="Bookman Old Style" w:hAnsi="Bookman Old Style"/>
          <w:b/>
          <w:sz w:val="20"/>
          <w:szCs w:val="20"/>
        </w:rPr>
      </w:pPr>
      <w:r>
        <w:rPr>
          <w:rFonts w:ascii="Bookman Old Style" w:hAnsi="Bookman Old Style"/>
          <w:b/>
          <w:sz w:val="20"/>
          <w:szCs w:val="20"/>
        </w:rPr>
        <w:t xml:space="preserve">Training </w:t>
      </w:r>
      <w:commentRangeStart w:id="32"/>
      <w:commentRangeStart w:id="33"/>
      <w:r>
        <w:rPr>
          <w:rFonts w:ascii="Bookman Old Style" w:hAnsi="Bookman Old Style"/>
          <w:b/>
          <w:sz w:val="20"/>
          <w:szCs w:val="20"/>
        </w:rPr>
        <w:t>Services</w:t>
      </w:r>
      <w:commentRangeEnd w:id="32"/>
      <w:r w:rsidR="0021498F">
        <w:rPr>
          <w:rStyle w:val="CommentReference"/>
          <w:rFonts w:ascii="Bookman Old Style" w:eastAsia="Times New Roman" w:hAnsi="Bookman Old Style"/>
        </w:rPr>
        <w:commentReference w:id="32"/>
      </w:r>
      <w:commentRangeEnd w:id="33"/>
      <w:r w:rsidR="00790115">
        <w:rPr>
          <w:rStyle w:val="CommentReference"/>
          <w:rFonts w:ascii="Bookman Old Style" w:eastAsia="Times New Roman" w:hAnsi="Bookman Old Style"/>
        </w:rPr>
        <w:commentReference w:id="33"/>
      </w:r>
      <w:r>
        <w:rPr>
          <w:rFonts w:ascii="Bookman Old Style" w:hAnsi="Bookman Old Style"/>
          <w:b/>
          <w:sz w:val="20"/>
          <w:szCs w:val="20"/>
        </w:rPr>
        <w:t>:</w:t>
      </w:r>
    </w:p>
    <w:p w14:paraId="20058B03" w14:textId="77777777" w:rsidR="000129D6" w:rsidRPr="00817664" w:rsidRDefault="000129D6" w:rsidP="000129D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3"/>
        <w:gridCol w:w="2648"/>
        <w:gridCol w:w="1822"/>
        <w:gridCol w:w="1892"/>
        <w:gridCol w:w="1885"/>
      </w:tblGrid>
      <w:tr w:rsidR="000129D6" w:rsidRPr="00817664" w14:paraId="1F18C2F0" w14:textId="77777777" w:rsidTr="00760DA4">
        <w:tc>
          <w:tcPr>
            <w:tcW w:w="1188" w:type="dxa"/>
            <w:shd w:val="clear" w:color="auto" w:fill="auto"/>
          </w:tcPr>
          <w:p w14:paraId="0FB2C03E" w14:textId="77777777" w:rsidR="000129D6" w:rsidRPr="00817664" w:rsidRDefault="000129D6" w:rsidP="00760DA4">
            <w:pPr>
              <w:jc w:val="left"/>
            </w:pPr>
            <w:r w:rsidRPr="00817664">
              <w:t xml:space="preserve">Course </w:t>
            </w:r>
          </w:p>
        </w:tc>
        <w:tc>
          <w:tcPr>
            <w:tcW w:w="3218" w:type="dxa"/>
            <w:shd w:val="clear" w:color="auto" w:fill="auto"/>
          </w:tcPr>
          <w:p w14:paraId="5785CF4E" w14:textId="77777777" w:rsidR="000129D6" w:rsidRPr="00817664" w:rsidRDefault="000129D6" w:rsidP="00760DA4">
            <w:pPr>
              <w:jc w:val="left"/>
            </w:pPr>
            <w:r w:rsidRPr="00817664">
              <w:t>Description</w:t>
            </w:r>
          </w:p>
        </w:tc>
        <w:tc>
          <w:tcPr>
            <w:tcW w:w="2203" w:type="dxa"/>
            <w:shd w:val="clear" w:color="auto" w:fill="auto"/>
          </w:tcPr>
          <w:p w14:paraId="436ED9CC" w14:textId="77777777" w:rsidR="000129D6" w:rsidRPr="00817664" w:rsidRDefault="000129D6" w:rsidP="00760DA4">
            <w:pPr>
              <w:jc w:val="left"/>
            </w:pPr>
            <w:r w:rsidRPr="00817664">
              <w:t>Method</w:t>
            </w:r>
          </w:p>
        </w:tc>
        <w:tc>
          <w:tcPr>
            <w:tcW w:w="2203" w:type="dxa"/>
            <w:shd w:val="clear" w:color="auto" w:fill="auto"/>
          </w:tcPr>
          <w:p w14:paraId="0EA6479F" w14:textId="77777777" w:rsidR="000129D6" w:rsidRPr="00817664" w:rsidRDefault="000129D6" w:rsidP="00760DA4">
            <w:pPr>
              <w:jc w:val="left"/>
            </w:pPr>
            <w:r w:rsidRPr="00817664">
              <w:t>Number of Attendees</w:t>
            </w:r>
          </w:p>
        </w:tc>
        <w:tc>
          <w:tcPr>
            <w:tcW w:w="2204" w:type="dxa"/>
            <w:shd w:val="clear" w:color="auto" w:fill="auto"/>
          </w:tcPr>
          <w:p w14:paraId="1C165071" w14:textId="77777777" w:rsidR="000129D6" w:rsidRPr="00817664" w:rsidRDefault="000129D6" w:rsidP="00760DA4">
            <w:pPr>
              <w:jc w:val="left"/>
            </w:pPr>
            <w:r w:rsidRPr="00817664">
              <w:t>Milestone</w:t>
            </w:r>
          </w:p>
        </w:tc>
      </w:tr>
      <w:tr w:rsidR="000129D6" w:rsidRPr="00817664" w14:paraId="652D8941" w14:textId="77777777" w:rsidTr="00760DA4">
        <w:tc>
          <w:tcPr>
            <w:tcW w:w="1188" w:type="dxa"/>
            <w:shd w:val="clear" w:color="auto" w:fill="auto"/>
          </w:tcPr>
          <w:p w14:paraId="13FB3A65" w14:textId="77777777" w:rsidR="000129D6" w:rsidRPr="00817664" w:rsidRDefault="000129D6" w:rsidP="00760DA4">
            <w:pPr>
              <w:jc w:val="left"/>
            </w:pPr>
          </w:p>
        </w:tc>
        <w:tc>
          <w:tcPr>
            <w:tcW w:w="3218" w:type="dxa"/>
            <w:shd w:val="clear" w:color="auto" w:fill="auto"/>
          </w:tcPr>
          <w:p w14:paraId="27FBF9ED" w14:textId="77777777" w:rsidR="000129D6" w:rsidRPr="00817664" w:rsidRDefault="000129D6" w:rsidP="00760DA4">
            <w:pPr>
              <w:jc w:val="left"/>
            </w:pPr>
          </w:p>
        </w:tc>
        <w:tc>
          <w:tcPr>
            <w:tcW w:w="2203" w:type="dxa"/>
            <w:shd w:val="clear" w:color="auto" w:fill="auto"/>
          </w:tcPr>
          <w:p w14:paraId="08AFCCA5" w14:textId="77777777" w:rsidR="000129D6" w:rsidRPr="00817664" w:rsidRDefault="000129D6" w:rsidP="00760DA4">
            <w:pPr>
              <w:jc w:val="left"/>
            </w:pPr>
          </w:p>
        </w:tc>
        <w:tc>
          <w:tcPr>
            <w:tcW w:w="2203" w:type="dxa"/>
            <w:shd w:val="clear" w:color="auto" w:fill="auto"/>
          </w:tcPr>
          <w:p w14:paraId="5B4A9DB9" w14:textId="77777777" w:rsidR="000129D6" w:rsidRPr="00817664" w:rsidRDefault="000129D6" w:rsidP="00760DA4">
            <w:pPr>
              <w:jc w:val="left"/>
            </w:pPr>
          </w:p>
        </w:tc>
        <w:tc>
          <w:tcPr>
            <w:tcW w:w="2204" w:type="dxa"/>
            <w:shd w:val="clear" w:color="auto" w:fill="auto"/>
          </w:tcPr>
          <w:p w14:paraId="58919C7F" w14:textId="77777777" w:rsidR="000129D6" w:rsidRPr="00817664" w:rsidRDefault="000129D6" w:rsidP="00760DA4">
            <w:pPr>
              <w:jc w:val="left"/>
            </w:pPr>
          </w:p>
        </w:tc>
      </w:tr>
      <w:tr w:rsidR="000129D6" w:rsidRPr="00817664" w14:paraId="4167BBEE" w14:textId="77777777" w:rsidTr="00760DA4">
        <w:tc>
          <w:tcPr>
            <w:tcW w:w="1188" w:type="dxa"/>
            <w:shd w:val="clear" w:color="auto" w:fill="auto"/>
          </w:tcPr>
          <w:p w14:paraId="1EF769A4" w14:textId="77777777" w:rsidR="000129D6" w:rsidRPr="00817664" w:rsidRDefault="000129D6" w:rsidP="00760DA4">
            <w:pPr>
              <w:jc w:val="left"/>
            </w:pPr>
          </w:p>
        </w:tc>
        <w:tc>
          <w:tcPr>
            <w:tcW w:w="3218" w:type="dxa"/>
            <w:shd w:val="clear" w:color="auto" w:fill="auto"/>
          </w:tcPr>
          <w:p w14:paraId="149C890E" w14:textId="77777777" w:rsidR="000129D6" w:rsidRPr="00817664" w:rsidRDefault="000129D6" w:rsidP="00760DA4">
            <w:pPr>
              <w:jc w:val="left"/>
            </w:pPr>
          </w:p>
        </w:tc>
        <w:tc>
          <w:tcPr>
            <w:tcW w:w="2203" w:type="dxa"/>
            <w:shd w:val="clear" w:color="auto" w:fill="auto"/>
          </w:tcPr>
          <w:p w14:paraId="544294B5" w14:textId="77777777" w:rsidR="000129D6" w:rsidRPr="00817664" w:rsidRDefault="000129D6" w:rsidP="00760DA4">
            <w:pPr>
              <w:jc w:val="left"/>
            </w:pPr>
          </w:p>
        </w:tc>
        <w:tc>
          <w:tcPr>
            <w:tcW w:w="2203" w:type="dxa"/>
            <w:shd w:val="clear" w:color="auto" w:fill="auto"/>
          </w:tcPr>
          <w:p w14:paraId="194FCD8E" w14:textId="77777777" w:rsidR="000129D6" w:rsidRPr="00817664" w:rsidRDefault="000129D6" w:rsidP="00760DA4">
            <w:pPr>
              <w:jc w:val="left"/>
            </w:pPr>
          </w:p>
        </w:tc>
        <w:tc>
          <w:tcPr>
            <w:tcW w:w="2204" w:type="dxa"/>
            <w:shd w:val="clear" w:color="auto" w:fill="auto"/>
          </w:tcPr>
          <w:p w14:paraId="258D8659" w14:textId="77777777" w:rsidR="000129D6" w:rsidRPr="00817664" w:rsidRDefault="000129D6" w:rsidP="00760DA4">
            <w:pPr>
              <w:jc w:val="left"/>
            </w:pPr>
          </w:p>
        </w:tc>
      </w:tr>
      <w:tr w:rsidR="000129D6" w:rsidRPr="00817664" w14:paraId="384C7408" w14:textId="77777777" w:rsidTr="00760DA4">
        <w:tc>
          <w:tcPr>
            <w:tcW w:w="1188" w:type="dxa"/>
            <w:shd w:val="clear" w:color="auto" w:fill="auto"/>
          </w:tcPr>
          <w:p w14:paraId="43A16AC2" w14:textId="77777777" w:rsidR="000129D6" w:rsidRPr="00817664" w:rsidRDefault="000129D6" w:rsidP="00760DA4">
            <w:pPr>
              <w:jc w:val="left"/>
            </w:pPr>
          </w:p>
        </w:tc>
        <w:tc>
          <w:tcPr>
            <w:tcW w:w="3218" w:type="dxa"/>
            <w:shd w:val="clear" w:color="auto" w:fill="auto"/>
          </w:tcPr>
          <w:p w14:paraId="22897164" w14:textId="77777777" w:rsidR="000129D6" w:rsidRPr="00817664" w:rsidRDefault="000129D6" w:rsidP="00760DA4">
            <w:pPr>
              <w:jc w:val="left"/>
            </w:pPr>
          </w:p>
        </w:tc>
        <w:tc>
          <w:tcPr>
            <w:tcW w:w="2203" w:type="dxa"/>
            <w:shd w:val="clear" w:color="auto" w:fill="auto"/>
          </w:tcPr>
          <w:p w14:paraId="0DCFC5CC" w14:textId="77777777" w:rsidR="000129D6" w:rsidRPr="00817664" w:rsidRDefault="000129D6" w:rsidP="00760DA4">
            <w:pPr>
              <w:jc w:val="left"/>
            </w:pPr>
          </w:p>
        </w:tc>
        <w:tc>
          <w:tcPr>
            <w:tcW w:w="2203" w:type="dxa"/>
            <w:shd w:val="clear" w:color="auto" w:fill="auto"/>
          </w:tcPr>
          <w:p w14:paraId="76E3ECFC" w14:textId="77777777" w:rsidR="000129D6" w:rsidRPr="00817664" w:rsidRDefault="000129D6" w:rsidP="00760DA4">
            <w:pPr>
              <w:jc w:val="left"/>
            </w:pPr>
          </w:p>
        </w:tc>
        <w:tc>
          <w:tcPr>
            <w:tcW w:w="2204" w:type="dxa"/>
            <w:shd w:val="clear" w:color="auto" w:fill="auto"/>
          </w:tcPr>
          <w:p w14:paraId="2107837F" w14:textId="77777777" w:rsidR="000129D6" w:rsidRPr="00817664" w:rsidRDefault="000129D6" w:rsidP="00760DA4">
            <w:pPr>
              <w:jc w:val="left"/>
            </w:pPr>
          </w:p>
        </w:tc>
      </w:tr>
      <w:tr w:rsidR="000129D6" w:rsidRPr="00817664" w14:paraId="241E6E78" w14:textId="77777777" w:rsidTr="00760DA4">
        <w:tc>
          <w:tcPr>
            <w:tcW w:w="1188" w:type="dxa"/>
            <w:shd w:val="clear" w:color="auto" w:fill="auto"/>
          </w:tcPr>
          <w:p w14:paraId="680C2907" w14:textId="77777777" w:rsidR="000129D6" w:rsidRPr="00817664" w:rsidRDefault="000129D6" w:rsidP="00760DA4">
            <w:pPr>
              <w:jc w:val="left"/>
            </w:pPr>
          </w:p>
        </w:tc>
        <w:tc>
          <w:tcPr>
            <w:tcW w:w="3218" w:type="dxa"/>
            <w:shd w:val="clear" w:color="auto" w:fill="auto"/>
          </w:tcPr>
          <w:p w14:paraId="358ECE61" w14:textId="77777777" w:rsidR="000129D6" w:rsidRPr="00817664" w:rsidRDefault="000129D6" w:rsidP="00760DA4">
            <w:pPr>
              <w:jc w:val="left"/>
            </w:pPr>
          </w:p>
        </w:tc>
        <w:tc>
          <w:tcPr>
            <w:tcW w:w="2203" w:type="dxa"/>
            <w:shd w:val="clear" w:color="auto" w:fill="auto"/>
          </w:tcPr>
          <w:p w14:paraId="42903B1A" w14:textId="77777777" w:rsidR="000129D6" w:rsidRPr="00817664" w:rsidRDefault="000129D6" w:rsidP="00760DA4">
            <w:pPr>
              <w:jc w:val="left"/>
            </w:pPr>
          </w:p>
        </w:tc>
        <w:tc>
          <w:tcPr>
            <w:tcW w:w="2203" w:type="dxa"/>
            <w:shd w:val="clear" w:color="auto" w:fill="auto"/>
          </w:tcPr>
          <w:p w14:paraId="32382272" w14:textId="77777777" w:rsidR="000129D6" w:rsidRPr="00817664" w:rsidRDefault="000129D6" w:rsidP="00760DA4">
            <w:pPr>
              <w:jc w:val="left"/>
            </w:pPr>
          </w:p>
        </w:tc>
        <w:tc>
          <w:tcPr>
            <w:tcW w:w="2204" w:type="dxa"/>
            <w:shd w:val="clear" w:color="auto" w:fill="auto"/>
          </w:tcPr>
          <w:p w14:paraId="2E8E4CA0" w14:textId="77777777" w:rsidR="000129D6" w:rsidRPr="00817664" w:rsidRDefault="000129D6" w:rsidP="00760DA4">
            <w:pPr>
              <w:jc w:val="left"/>
            </w:pPr>
          </w:p>
        </w:tc>
      </w:tr>
      <w:tr w:rsidR="000129D6" w:rsidRPr="00817664" w14:paraId="4F7B8439" w14:textId="77777777" w:rsidTr="00760DA4">
        <w:tc>
          <w:tcPr>
            <w:tcW w:w="1188" w:type="dxa"/>
            <w:shd w:val="clear" w:color="auto" w:fill="auto"/>
          </w:tcPr>
          <w:p w14:paraId="3E80AAFD" w14:textId="77777777" w:rsidR="000129D6" w:rsidRPr="00817664" w:rsidRDefault="000129D6" w:rsidP="00760DA4">
            <w:pPr>
              <w:jc w:val="left"/>
            </w:pPr>
          </w:p>
        </w:tc>
        <w:tc>
          <w:tcPr>
            <w:tcW w:w="3218" w:type="dxa"/>
            <w:shd w:val="clear" w:color="auto" w:fill="auto"/>
          </w:tcPr>
          <w:p w14:paraId="692C8AFE" w14:textId="77777777" w:rsidR="000129D6" w:rsidRPr="00817664" w:rsidRDefault="000129D6" w:rsidP="00760DA4">
            <w:pPr>
              <w:jc w:val="left"/>
            </w:pPr>
          </w:p>
        </w:tc>
        <w:tc>
          <w:tcPr>
            <w:tcW w:w="2203" w:type="dxa"/>
            <w:shd w:val="clear" w:color="auto" w:fill="auto"/>
          </w:tcPr>
          <w:p w14:paraId="6CDD1F5E" w14:textId="77777777" w:rsidR="000129D6" w:rsidRPr="00817664" w:rsidRDefault="000129D6" w:rsidP="00760DA4">
            <w:pPr>
              <w:jc w:val="left"/>
            </w:pPr>
          </w:p>
        </w:tc>
        <w:tc>
          <w:tcPr>
            <w:tcW w:w="2203" w:type="dxa"/>
            <w:shd w:val="clear" w:color="auto" w:fill="auto"/>
          </w:tcPr>
          <w:p w14:paraId="7A0944F8" w14:textId="77777777" w:rsidR="000129D6" w:rsidRPr="00817664" w:rsidRDefault="000129D6" w:rsidP="00760DA4">
            <w:pPr>
              <w:jc w:val="left"/>
            </w:pPr>
          </w:p>
        </w:tc>
        <w:tc>
          <w:tcPr>
            <w:tcW w:w="2204" w:type="dxa"/>
            <w:shd w:val="clear" w:color="auto" w:fill="auto"/>
          </w:tcPr>
          <w:p w14:paraId="50A7C69E" w14:textId="77777777" w:rsidR="000129D6" w:rsidRPr="00817664" w:rsidRDefault="000129D6" w:rsidP="00760DA4">
            <w:pPr>
              <w:jc w:val="left"/>
            </w:pPr>
          </w:p>
        </w:tc>
      </w:tr>
      <w:tr w:rsidR="000129D6" w:rsidRPr="00817664" w14:paraId="6B0A2A17" w14:textId="77777777" w:rsidTr="00760DA4">
        <w:tc>
          <w:tcPr>
            <w:tcW w:w="1188" w:type="dxa"/>
            <w:shd w:val="clear" w:color="auto" w:fill="auto"/>
          </w:tcPr>
          <w:p w14:paraId="508C5CF7" w14:textId="77777777" w:rsidR="000129D6" w:rsidRPr="00817664" w:rsidRDefault="000129D6" w:rsidP="00760DA4">
            <w:pPr>
              <w:jc w:val="left"/>
            </w:pPr>
          </w:p>
        </w:tc>
        <w:tc>
          <w:tcPr>
            <w:tcW w:w="3218" w:type="dxa"/>
            <w:shd w:val="clear" w:color="auto" w:fill="auto"/>
          </w:tcPr>
          <w:p w14:paraId="33D75CE7" w14:textId="77777777" w:rsidR="000129D6" w:rsidRPr="00817664" w:rsidRDefault="000129D6" w:rsidP="00760DA4">
            <w:pPr>
              <w:jc w:val="left"/>
            </w:pPr>
          </w:p>
        </w:tc>
        <w:tc>
          <w:tcPr>
            <w:tcW w:w="2203" w:type="dxa"/>
            <w:shd w:val="clear" w:color="auto" w:fill="auto"/>
          </w:tcPr>
          <w:p w14:paraId="6813D658" w14:textId="77777777" w:rsidR="000129D6" w:rsidRPr="00817664" w:rsidRDefault="000129D6" w:rsidP="00760DA4">
            <w:pPr>
              <w:jc w:val="left"/>
            </w:pPr>
          </w:p>
        </w:tc>
        <w:tc>
          <w:tcPr>
            <w:tcW w:w="2203" w:type="dxa"/>
            <w:shd w:val="clear" w:color="auto" w:fill="auto"/>
          </w:tcPr>
          <w:p w14:paraId="5C12D24C" w14:textId="77777777" w:rsidR="000129D6" w:rsidRPr="00817664" w:rsidRDefault="000129D6" w:rsidP="00760DA4">
            <w:pPr>
              <w:jc w:val="left"/>
            </w:pPr>
          </w:p>
        </w:tc>
        <w:tc>
          <w:tcPr>
            <w:tcW w:w="2204" w:type="dxa"/>
            <w:shd w:val="clear" w:color="auto" w:fill="auto"/>
          </w:tcPr>
          <w:p w14:paraId="591A8FC4" w14:textId="77777777" w:rsidR="000129D6" w:rsidRPr="00817664" w:rsidRDefault="000129D6" w:rsidP="00760DA4">
            <w:pPr>
              <w:jc w:val="left"/>
            </w:pPr>
          </w:p>
        </w:tc>
      </w:tr>
    </w:tbl>
    <w:p w14:paraId="7FFDB707" w14:textId="77777777" w:rsidR="000129D6" w:rsidRPr="00817664" w:rsidRDefault="000129D6" w:rsidP="000129D6"/>
    <w:p w14:paraId="43637F5A" w14:textId="77777777" w:rsidR="000129D6" w:rsidRDefault="000129D6" w:rsidP="000129D6">
      <w:pPr>
        <w:pStyle w:val="ListParagraph"/>
        <w:numPr>
          <w:ilvl w:val="0"/>
          <w:numId w:val="15"/>
        </w:numPr>
        <w:spacing w:after="0" w:line="240" w:lineRule="auto"/>
        <w:rPr>
          <w:rFonts w:ascii="Bookman Old Style" w:hAnsi="Bookman Old Style"/>
          <w:b/>
          <w:sz w:val="20"/>
          <w:szCs w:val="20"/>
        </w:rPr>
      </w:pPr>
      <w:commentRangeStart w:id="34"/>
      <w:r>
        <w:rPr>
          <w:rFonts w:ascii="Bookman Old Style" w:hAnsi="Bookman Old Style"/>
          <w:b/>
          <w:sz w:val="20"/>
          <w:szCs w:val="20"/>
        </w:rPr>
        <w:t>Customer Requirements:</w:t>
      </w:r>
      <w:commentRangeEnd w:id="34"/>
      <w:r>
        <w:rPr>
          <w:rStyle w:val="CommentReference"/>
          <w:rFonts w:ascii="Bookman Old Style" w:eastAsia="Times New Roman" w:hAnsi="Bookman Old Style"/>
        </w:rPr>
        <w:commentReference w:id="34"/>
      </w:r>
    </w:p>
    <w:p w14:paraId="5B198A9E" w14:textId="77777777" w:rsidR="000129D6" w:rsidRDefault="000129D6" w:rsidP="000129D6">
      <w:pPr>
        <w:rPr>
          <w:b/>
        </w:rPr>
      </w:pPr>
    </w:p>
    <w:p w14:paraId="7DE7B0F4" w14:textId="77777777" w:rsidR="000129D6" w:rsidRDefault="000129D6" w:rsidP="000129D6">
      <w:pPr>
        <w:pStyle w:val="BlockText"/>
        <w:ind w:left="1080" w:firstLine="0"/>
      </w:pPr>
    </w:p>
    <w:p w14:paraId="3C7C6D83" w14:textId="77777777" w:rsidR="000129D6" w:rsidRPr="00CF243F" w:rsidRDefault="000129D6" w:rsidP="000129D6">
      <w:pPr>
        <w:pStyle w:val="BlockText"/>
      </w:pPr>
    </w:p>
    <w:p w14:paraId="0C821196" w14:textId="77777777" w:rsidR="000129D6" w:rsidRPr="00CF243F" w:rsidRDefault="000129D6" w:rsidP="000129D6">
      <w:pPr>
        <w:pStyle w:val="ListParagraph"/>
        <w:numPr>
          <w:ilvl w:val="0"/>
          <w:numId w:val="15"/>
        </w:numPr>
        <w:spacing w:after="0" w:line="240" w:lineRule="auto"/>
        <w:rPr>
          <w:rFonts w:ascii="Bookman Old Style" w:hAnsi="Bookman Old Style"/>
          <w:b/>
          <w:sz w:val="20"/>
          <w:szCs w:val="20"/>
        </w:rPr>
      </w:pPr>
      <w:commentRangeStart w:id="36"/>
      <w:r>
        <w:rPr>
          <w:rFonts w:ascii="Bookman Old Style" w:hAnsi="Bookman Old Style"/>
          <w:b/>
          <w:sz w:val="20"/>
          <w:szCs w:val="20"/>
        </w:rPr>
        <w:t>Required Enhancements:</w:t>
      </w:r>
      <w:commentRangeEnd w:id="36"/>
      <w:r>
        <w:rPr>
          <w:rStyle w:val="CommentReference"/>
          <w:rFonts w:ascii="Bookman Old Style" w:eastAsia="Times New Roman" w:hAnsi="Bookman Old Style"/>
        </w:rPr>
        <w:commentReference w:id="36"/>
      </w:r>
    </w:p>
    <w:p w14:paraId="74E9568B" w14:textId="77777777" w:rsidR="000129D6" w:rsidRPr="00817664" w:rsidRDefault="000129D6" w:rsidP="000129D6">
      <w:pPr>
        <w:tabs>
          <w:tab w:val="left" w:pos="2550"/>
        </w:tabs>
        <w:jc w:val="cente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961"/>
        <w:gridCol w:w="5219"/>
      </w:tblGrid>
      <w:tr w:rsidR="000129D6" w:rsidRPr="00817664" w14:paraId="78A62249" w14:textId="77777777" w:rsidTr="00760DA4">
        <w:tc>
          <w:tcPr>
            <w:tcW w:w="720" w:type="dxa"/>
            <w:shd w:val="clear" w:color="auto" w:fill="auto"/>
          </w:tcPr>
          <w:p w14:paraId="36AA1566" w14:textId="77777777" w:rsidR="000129D6" w:rsidRPr="00817664" w:rsidRDefault="000129D6" w:rsidP="00760DA4">
            <w:pPr>
              <w:tabs>
                <w:tab w:val="left" w:pos="2550"/>
              </w:tabs>
            </w:pPr>
          </w:p>
        </w:tc>
        <w:tc>
          <w:tcPr>
            <w:tcW w:w="3000" w:type="dxa"/>
            <w:shd w:val="clear" w:color="auto" w:fill="auto"/>
          </w:tcPr>
          <w:p w14:paraId="3603AA1F" w14:textId="77777777" w:rsidR="000129D6" w:rsidRPr="00817664" w:rsidRDefault="000129D6" w:rsidP="00760DA4">
            <w:pPr>
              <w:tabs>
                <w:tab w:val="left" w:pos="2550"/>
              </w:tabs>
            </w:pPr>
            <w:r w:rsidRPr="00817664">
              <w:t>Feature/Function</w:t>
            </w:r>
          </w:p>
        </w:tc>
        <w:tc>
          <w:tcPr>
            <w:tcW w:w="5370" w:type="dxa"/>
            <w:shd w:val="clear" w:color="auto" w:fill="auto"/>
          </w:tcPr>
          <w:p w14:paraId="45A2265A" w14:textId="77777777" w:rsidR="000129D6" w:rsidRPr="00817664" w:rsidRDefault="000129D6" w:rsidP="00760DA4">
            <w:pPr>
              <w:tabs>
                <w:tab w:val="left" w:pos="2550"/>
              </w:tabs>
            </w:pPr>
            <w:r w:rsidRPr="00817664">
              <w:t>Description</w:t>
            </w:r>
          </w:p>
        </w:tc>
      </w:tr>
      <w:tr w:rsidR="000129D6" w:rsidRPr="00817664" w14:paraId="5F720479" w14:textId="77777777" w:rsidTr="00760DA4">
        <w:tc>
          <w:tcPr>
            <w:tcW w:w="720" w:type="dxa"/>
            <w:shd w:val="clear" w:color="auto" w:fill="auto"/>
          </w:tcPr>
          <w:p w14:paraId="187E3153"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3C36F8B9" w14:textId="77777777" w:rsidR="000129D6" w:rsidRPr="00817664" w:rsidRDefault="000129D6" w:rsidP="00760DA4">
            <w:pPr>
              <w:tabs>
                <w:tab w:val="left" w:pos="2550"/>
              </w:tabs>
            </w:pPr>
          </w:p>
        </w:tc>
        <w:tc>
          <w:tcPr>
            <w:tcW w:w="5370" w:type="dxa"/>
            <w:shd w:val="clear" w:color="auto" w:fill="auto"/>
          </w:tcPr>
          <w:p w14:paraId="23F09432" w14:textId="77777777" w:rsidR="000129D6" w:rsidRPr="00817664" w:rsidRDefault="000129D6" w:rsidP="00760DA4">
            <w:pPr>
              <w:tabs>
                <w:tab w:val="left" w:pos="2550"/>
              </w:tabs>
            </w:pPr>
          </w:p>
        </w:tc>
      </w:tr>
      <w:tr w:rsidR="000129D6" w:rsidRPr="00817664" w14:paraId="6D1968A6" w14:textId="77777777" w:rsidTr="00760DA4">
        <w:tc>
          <w:tcPr>
            <w:tcW w:w="720" w:type="dxa"/>
            <w:shd w:val="clear" w:color="auto" w:fill="auto"/>
          </w:tcPr>
          <w:p w14:paraId="34228CA5"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2C7A64FE" w14:textId="77777777" w:rsidR="000129D6" w:rsidRPr="00817664" w:rsidRDefault="000129D6" w:rsidP="00760DA4">
            <w:pPr>
              <w:tabs>
                <w:tab w:val="left" w:pos="2550"/>
              </w:tabs>
            </w:pPr>
          </w:p>
        </w:tc>
        <w:tc>
          <w:tcPr>
            <w:tcW w:w="5370" w:type="dxa"/>
            <w:shd w:val="clear" w:color="auto" w:fill="auto"/>
          </w:tcPr>
          <w:p w14:paraId="6E812FF3" w14:textId="77777777" w:rsidR="000129D6" w:rsidRPr="00817664" w:rsidRDefault="000129D6" w:rsidP="00760DA4">
            <w:pPr>
              <w:tabs>
                <w:tab w:val="left" w:pos="2550"/>
              </w:tabs>
            </w:pPr>
          </w:p>
        </w:tc>
      </w:tr>
      <w:tr w:rsidR="000129D6" w:rsidRPr="00817664" w14:paraId="27692DA2" w14:textId="77777777" w:rsidTr="00760DA4">
        <w:tc>
          <w:tcPr>
            <w:tcW w:w="720" w:type="dxa"/>
            <w:shd w:val="clear" w:color="auto" w:fill="auto"/>
          </w:tcPr>
          <w:p w14:paraId="02D08D63"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15CCC3CB" w14:textId="77777777" w:rsidR="000129D6" w:rsidRPr="00817664" w:rsidRDefault="000129D6" w:rsidP="00760DA4">
            <w:pPr>
              <w:tabs>
                <w:tab w:val="left" w:pos="2550"/>
              </w:tabs>
            </w:pPr>
          </w:p>
        </w:tc>
        <w:tc>
          <w:tcPr>
            <w:tcW w:w="5370" w:type="dxa"/>
            <w:shd w:val="clear" w:color="auto" w:fill="auto"/>
          </w:tcPr>
          <w:p w14:paraId="6B7FF865" w14:textId="77777777" w:rsidR="000129D6" w:rsidRPr="00817664" w:rsidRDefault="000129D6" w:rsidP="00760DA4">
            <w:pPr>
              <w:tabs>
                <w:tab w:val="left" w:pos="2550"/>
              </w:tabs>
            </w:pPr>
          </w:p>
        </w:tc>
      </w:tr>
      <w:tr w:rsidR="000129D6" w:rsidRPr="00817664" w14:paraId="55DA9E57" w14:textId="77777777" w:rsidTr="00760DA4">
        <w:tc>
          <w:tcPr>
            <w:tcW w:w="720" w:type="dxa"/>
            <w:shd w:val="clear" w:color="auto" w:fill="auto"/>
          </w:tcPr>
          <w:p w14:paraId="09086BC2"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231AA508" w14:textId="77777777" w:rsidR="000129D6" w:rsidRPr="00817664" w:rsidRDefault="000129D6" w:rsidP="00760DA4">
            <w:pPr>
              <w:tabs>
                <w:tab w:val="left" w:pos="2550"/>
              </w:tabs>
            </w:pPr>
          </w:p>
        </w:tc>
        <w:tc>
          <w:tcPr>
            <w:tcW w:w="5370" w:type="dxa"/>
            <w:shd w:val="clear" w:color="auto" w:fill="auto"/>
          </w:tcPr>
          <w:p w14:paraId="5039D62F" w14:textId="77777777" w:rsidR="000129D6" w:rsidRPr="00817664" w:rsidRDefault="000129D6" w:rsidP="00760DA4">
            <w:pPr>
              <w:tabs>
                <w:tab w:val="left" w:pos="2550"/>
              </w:tabs>
            </w:pPr>
          </w:p>
        </w:tc>
      </w:tr>
      <w:tr w:rsidR="000129D6" w:rsidRPr="00817664" w14:paraId="5D4C243A" w14:textId="77777777" w:rsidTr="00760DA4">
        <w:tc>
          <w:tcPr>
            <w:tcW w:w="720" w:type="dxa"/>
            <w:shd w:val="clear" w:color="auto" w:fill="auto"/>
          </w:tcPr>
          <w:p w14:paraId="3EF96492"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0093FD46" w14:textId="77777777" w:rsidR="000129D6" w:rsidRPr="00817664" w:rsidRDefault="000129D6" w:rsidP="00760DA4">
            <w:pPr>
              <w:tabs>
                <w:tab w:val="left" w:pos="2550"/>
              </w:tabs>
            </w:pPr>
          </w:p>
        </w:tc>
        <w:tc>
          <w:tcPr>
            <w:tcW w:w="5370" w:type="dxa"/>
            <w:shd w:val="clear" w:color="auto" w:fill="auto"/>
          </w:tcPr>
          <w:p w14:paraId="48681DCD" w14:textId="77777777" w:rsidR="000129D6" w:rsidRPr="00817664" w:rsidRDefault="000129D6" w:rsidP="00760DA4">
            <w:pPr>
              <w:tabs>
                <w:tab w:val="left" w:pos="2550"/>
              </w:tabs>
            </w:pPr>
          </w:p>
        </w:tc>
      </w:tr>
      <w:tr w:rsidR="000129D6" w:rsidRPr="00817664" w14:paraId="09D3D6F3" w14:textId="77777777" w:rsidTr="00760DA4">
        <w:tc>
          <w:tcPr>
            <w:tcW w:w="720" w:type="dxa"/>
            <w:shd w:val="clear" w:color="auto" w:fill="auto"/>
          </w:tcPr>
          <w:p w14:paraId="4D16B9CF"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7BE313E3" w14:textId="77777777" w:rsidR="000129D6" w:rsidRPr="00817664" w:rsidRDefault="000129D6" w:rsidP="00760DA4">
            <w:pPr>
              <w:tabs>
                <w:tab w:val="left" w:pos="2550"/>
              </w:tabs>
            </w:pPr>
          </w:p>
        </w:tc>
        <w:tc>
          <w:tcPr>
            <w:tcW w:w="5370" w:type="dxa"/>
            <w:shd w:val="clear" w:color="auto" w:fill="auto"/>
          </w:tcPr>
          <w:p w14:paraId="517ED590" w14:textId="77777777" w:rsidR="000129D6" w:rsidRPr="00817664" w:rsidRDefault="000129D6" w:rsidP="00760DA4">
            <w:pPr>
              <w:tabs>
                <w:tab w:val="left" w:pos="2550"/>
              </w:tabs>
            </w:pPr>
          </w:p>
        </w:tc>
      </w:tr>
      <w:tr w:rsidR="000129D6" w:rsidRPr="00817664" w14:paraId="30509CEA" w14:textId="77777777" w:rsidTr="00760DA4">
        <w:tc>
          <w:tcPr>
            <w:tcW w:w="720" w:type="dxa"/>
            <w:shd w:val="clear" w:color="auto" w:fill="auto"/>
          </w:tcPr>
          <w:p w14:paraId="1EE9CF64" w14:textId="77777777" w:rsidR="000129D6" w:rsidRPr="00A112C4" w:rsidRDefault="000129D6" w:rsidP="00760DA4">
            <w:pPr>
              <w:pStyle w:val="ListParagraph"/>
              <w:numPr>
                <w:ilvl w:val="0"/>
                <w:numId w:val="29"/>
              </w:numPr>
              <w:tabs>
                <w:tab w:val="left" w:pos="2550"/>
              </w:tabs>
              <w:spacing w:after="0" w:line="240" w:lineRule="auto"/>
              <w:jc w:val="left"/>
              <w:rPr>
                <w:rFonts w:ascii="Bookman Old Style" w:hAnsi="Bookman Old Style"/>
                <w:sz w:val="20"/>
                <w:szCs w:val="20"/>
              </w:rPr>
            </w:pPr>
          </w:p>
        </w:tc>
        <w:tc>
          <w:tcPr>
            <w:tcW w:w="3000" w:type="dxa"/>
            <w:shd w:val="clear" w:color="auto" w:fill="auto"/>
          </w:tcPr>
          <w:p w14:paraId="0AC60221" w14:textId="77777777" w:rsidR="000129D6" w:rsidRPr="00817664" w:rsidRDefault="000129D6" w:rsidP="00760DA4">
            <w:pPr>
              <w:tabs>
                <w:tab w:val="left" w:pos="2550"/>
              </w:tabs>
            </w:pPr>
          </w:p>
        </w:tc>
        <w:tc>
          <w:tcPr>
            <w:tcW w:w="5370" w:type="dxa"/>
            <w:shd w:val="clear" w:color="auto" w:fill="auto"/>
          </w:tcPr>
          <w:p w14:paraId="694C5473" w14:textId="77777777" w:rsidR="000129D6" w:rsidRPr="00817664" w:rsidRDefault="000129D6" w:rsidP="00760DA4">
            <w:pPr>
              <w:tabs>
                <w:tab w:val="left" w:pos="2550"/>
              </w:tabs>
            </w:pPr>
          </w:p>
        </w:tc>
      </w:tr>
    </w:tbl>
    <w:p w14:paraId="1FA08E62" w14:textId="77777777" w:rsidR="000129D6" w:rsidRPr="00817664" w:rsidRDefault="000129D6" w:rsidP="000129D6">
      <w:pPr>
        <w:tabs>
          <w:tab w:val="left" w:pos="2550"/>
        </w:tabs>
      </w:pPr>
    </w:p>
    <w:p w14:paraId="46B23A5A" w14:textId="77777777" w:rsidR="00EA7856" w:rsidRPr="002D586E" w:rsidRDefault="00EA7856" w:rsidP="0021498F"/>
    <w:sectPr w:rsidR="00EA7856" w:rsidRPr="002D586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rew Stumbo" w:date="2019-08-26T15:37:00Z" w:initials="DS">
    <w:p w14:paraId="0A15F326" w14:textId="3C09AA59" w:rsidR="00790115" w:rsidRDefault="00790115">
      <w:pPr>
        <w:pStyle w:val="CommentText"/>
      </w:pPr>
      <w:r>
        <w:rPr>
          <w:rStyle w:val="CommentReference"/>
        </w:rPr>
        <w:annotationRef/>
      </w:r>
      <w:r>
        <w:rPr>
          <w:b/>
        </w:rPr>
        <w:t>HUMANA INTERNAL: WILL THERE BE ANY CUSTOM DEVELOPMENT COMPLETED BY COPADO? IF NOT, WE CAN REMOVE REFERENCES TO CUSTOM PRODUCT.</w:t>
      </w:r>
    </w:p>
  </w:comment>
  <w:comment w:id="1" w:author="Rachel ODea" w:date="2019-09-04T08:08:00Z" w:initials="RO">
    <w:p w14:paraId="32073309" w14:textId="143DCB69" w:rsidR="00790115" w:rsidRDefault="00790115">
      <w:pPr>
        <w:pStyle w:val="CommentText"/>
      </w:pPr>
      <w:r>
        <w:rPr>
          <w:rStyle w:val="CommentReference"/>
        </w:rPr>
        <w:annotationRef/>
      </w:r>
      <w:r>
        <w:t xml:space="preserve">No custom product expected. </w:t>
      </w:r>
    </w:p>
  </w:comment>
  <w:comment w:id="2" w:author="Drew Stumbo" w:date="2019-08-26T15:25:00Z" w:initials="DS">
    <w:p w14:paraId="1CE87458" w14:textId="35BA7787" w:rsidR="00790115" w:rsidRDefault="00790115">
      <w:pPr>
        <w:pStyle w:val="CommentText"/>
      </w:pPr>
      <w:r>
        <w:rPr>
          <w:rStyle w:val="CommentReference"/>
        </w:rPr>
        <w:annotationRef/>
      </w:r>
      <w:r>
        <w:rPr>
          <w:b/>
        </w:rPr>
        <w:t>HUMANA INTERNAL: DO HUMANA PROJECT STAKEHOLDERS REQUIRE COPADO TO ESCROW THE SOURCE CODE OF THIS SOFTWARE? IF NOT, WE CAN REMOVE REFERENCES TO AND LANGUAGE REGARDING SOURCE CODE.</w:t>
      </w:r>
    </w:p>
  </w:comment>
  <w:comment w:id="3" w:author="Rachel ODea" w:date="2019-09-04T08:08:00Z" w:initials="RO">
    <w:p w14:paraId="5C9BCD60" w14:textId="4C861834" w:rsidR="00790115" w:rsidRDefault="00790115">
      <w:pPr>
        <w:pStyle w:val="CommentText"/>
      </w:pPr>
      <w:r>
        <w:rPr>
          <w:rStyle w:val="CommentReference"/>
        </w:rPr>
        <w:annotationRef/>
      </w:r>
      <w:r>
        <w:rPr>
          <w:rStyle w:val="CommentReference"/>
        </w:rPr>
        <w:t xml:space="preserve">I’d like to see if they’d go for this escro of source code just in case. </w:t>
      </w:r>
    </w:p>
  </w:comment>
  <w:comment w:id="4" w:author="Drew Stumbo" w:date="2019-08-26T15:27:00Z" w:initials="DS">
    <w:p w14:paraId="2A2E9761" w14:textId="5E8128E3" w:rsidR="00790115" w:rsidRDefault="00790115">
      <w:pPr>
        <w:pStyle w:val="CommentText"/>
      </w:pPr>
      <w:r>
        <w:rPr>
          <w:rStyle w:val="CommentReference"/>
        </w:rPr>
        <w:annotationRef/>
      </w:r>
      <w:r>
        <w:t>Copado to enter a description of the software.</w:t>
      </w:r>
    </w:p>
  </w:comment>
  <w:comment w:id="5" w:author="Drew Stumbo" w:date="2019-08-26T15:29:00Z" w:initials="DS">
    <w:p w14:paraId="7765F080" w14:textId="76E44BCA" w:rsidR="00790115" w:rsidRDefault="00790115">
      <w:pPr>
        <w:pStyle w:val="CommentText"/>
      </w:pPr>
      <w:r>
        <w:rPr>
          <w:rStyle w:val="CommentReference"/>
        </w:rPr>
        <w:annotationRef/>
      </w:r>
      <w:r>
        <w:rPr>
          <w:b/>
        </w:rPr>
        <w:t>HUMANA INTERNAL: PROJECT STAKEHOLDERS TO CONFIRM THAT NO PHI IS IN SCOPE.</w:t>
      </w:r>
    </w:p>
  </w:comment>
  <w:comment w:id="6" w:author="Rachel ODea" w:date="2019-09-04T08:09:00Z" w:initials="RO">
    <w:p w14:paraId="51B5DBB9" w14:textId="72E3320F" w:rsidR="00790115" w:rsidRDefault="00790115">
      <w:pPr>
        <w:pStyle w:val="CommentText"/>
      </w:pPr>
      <w:r>
        <w:rPr>
          <w:rStyle w:val="CommentReference"/>
        </w:rPr>
        <w:annotationRef/>
      </w:r>
      <w:r>
        <w:t xml:space="preserve">No PHI is in scope for this build/compile tool. </w:t>
      </w:r>
    </w:p>
  </w:comment>
  <w:comment w:id="7" w:author="Drew Stumbo" w:date="2019-08-26T15:30:00Z" w:initials="DS">
    <w:p w14:paraId="0AF934AE" w14:textId="300597F8" w:rsidR="00790115" w:rsidRDefault="00790115">
      <w:pPr>
        <w:pStyle w:val="CommentText"/>
      </w:pPr>
      <w:r>
        <w:rPr>
          <w:rStyle w:val="CommentReference"/>
        </w:rPr>
        <w:annotationRef/>
      </w:r>
      <w:r>
        <w:rPr>
          <w:b/>
        </w:rPr>
        <w:t>HUMANA INTERNAL: PROJECT STAKEHOLDERS TO ADVISE IF THIS IS ACCURATE.</w:t>
      </w:r>
    </w:p>
  </w:comment>
  <w:comment w:id="8" w:author="Rachel ODea" w:date="2019-09-04T08:09:00Z" w:initials="RO">
    <w:p w14:paraId="053A4116" w14:textId="71C2D21F" w:rsidR="00790115" w:rsidRDefault="00790115">
      <w:pPr>
        <w:pStyle w:val="CommentText"/>
      </w:pPr>
      <w:r>
        <w:rPr>
          <w:rStyle w:val="CommentReference"/>
        </w:rPr>
        <w:annotationRef/>
      </w:r>
      <w:r>
        <w:t xml:space="preserve">We will have many remote webex session no held in company offices. My leads on this both WAH. </w:t>
      </w:r>
    </w:p>
  </w:comment>
  <w:comment w:id="9" w:author="Drew Stumbo" w:date="2019-08-26T15:48:00Z" w:initials="DS">
    <w:p w14:paraId="123578FF" w14:textId="7C43759F" w:rsidR="00790115" w:rsidRDefault="00790115">
      <w:pPr>
        <w:pStyle w:val="CommentText"/>
      </w:pPr>
      <w:r>
        <w:rPr>
          <w:rStyle w:val="CommentReference"/>
        </w:rPr>
        <w:annotationRef/>
      </w:r>
      <w:r>
        <w:t>Copado to enter the requested information.</w:t>
      </w:r>
    </w:p>
  </w:comment>
  <w:comment w:id="10" w:author="Drew Stumbo" w:date="2019-08-26T15:49:00Z" w:initials="DS">
    <w:p w14:paraId="2AB559FD" w14:textId="0219DB05" w:rsidR="00790115" w:rsidRDefault="00790115">
      <w:pPr>
        <w:pStyle w:val="CommentText"/>
      </w:pPr>
      <w:r>
        <w:rPr>
          <w:rStyle w:val="CommentReference"/>
        </w:rPr>
        <w:annotationRef/>
      </w:r>
      <w:r>
        <w:rPr>
          <w:b/>
        </w:rPr>
        <w:t>HUMANA INTERNAL: DO HUMANA PROJECT STAKEHOLDERS REQUIRE COPADO TO ESCROW THE SOURCE CODE OF THIS SOFTWARE? IF NOT, WE CAN REMOVE REFERENCES TO AND LANGUAGE REGARDING SOURCE CODE.</w:t>
      </w:r>
    </w:p>
  </w:comment>
  <w:comment w:id="11" w:author="Rachel ODea" w:date="2019-09-04T08:11:00Z" w:initials="RO">
    <w:p w14:paraId="43FE70CE" w14:textId="076127E3" w:rsidR="00790115" w:rsidRDefault="00790115">
      <w:pPr>
        <w:pStyle w:val="CommentText"/>
      </w:pPr>
      <w:r>
        <w:rPr>
          <w:rStyle w:val="CommentReference"/>
        </w:rPr>
        <w:annotationRef/>
      </w:r>
      <w:r>
        <w:t xml:space="preserve">I’d like to get them to agree to this escrow. </w:t>
      </w:r>
    </w:p>
  </w:comment>
  <w:comment w:id="12" w:author="JCC7077" w:date="2019-03-04T10:09:00Z" w:initials="JCC">
    <w:p w14:paraId="7A632546" w14:textId="609315D4" w:rsidR="00790115" w:rsidRDefault="00790115" w:rsidP="0063222D">
      <w:pPr>
        <w:pStyle w:val="CommentText"/>
      </w:pPr>
      <w:r>
        <w:rPr>
          <w:rStyle w:val="CommentReference"/>
        </w:rPr>
        <w:annotationRef/>
      </w:r>
      <w:r>
        <w:rPr>
          <w:b/>
        </w:rPr>
        <w:t xml:space="preserve">HUMANA INTERNAL: </w:t>
      </w:r>
      <w:r>
        <w:t>These product performance standards are a placeholder and should be replaced or updated by the IT Owner with the standards applicable to the product(s) being purchased.</w:t>
      </w:r>
    </w:p>
  </w:comment>
  <w:comment w:id="13" w:author="Rachel ODea" w:date="2019-09-04T08:14:00Z" w:initials="RO">
    <w:p w14:paraId="3C263F5B" w14:textId="7BA1D2DB" w:rsidR="00790115" w:rsidRDefault="00790115">
      <w:pPr>
        <w:pStyle w:val="CommentText"/>
      </w:pPr>
      <w:r>
        <w:rPr>
          <w:rStyle w:val="CommentReference"/>
        </w:rPr>
        <w:annotationRef/>
      </w:r>
      <w:r>
        <w:t xml:space="preserve">I’ve reached out to my architects for input. </w:t>
      </w:r>
    </w:p>
  </w:comment>
  <w:comment w:id="14" w:author="Drew Stumbo" w:date="2019-08-26T15:52:00Z" w:initials="DS">
    <w:p w14:paraId="3745E099" w14:textId="6A045476" w:rsidR="00790115" w:rsidRDefault="00790115">
      <w:pPr>
        <w:pStyle w:val="CommentText"/>
      </w:pPr>
      <w:r>
        <w:rPr>
          <w:rStyle w:val="CommentReference"/>
        </w:rPr>
        <w:annotationRef/>
      </w:r>
      <w:r>
        <w:rPr>
          <w:b/>
        </w:rPr>
        <w:t>HUMANA INTERNAL: THE IT OWNER OF THE PROJECT SHOULD ENGAGE 3</w:t>
      </w:r>
      <w:r w:rsidRPr="00800102">
        <w:rPr>
          <w:b/>
          <w:vertAlign w:val="superscript"/>
        </w:rPr>
        <w:t>RD</w:t>
      </w:r>
      <w:r>
        <w:rPr>
          <w:b/>
        </w:rPr>
        <w:t xml:space="preserve"> PARTY RESILIENCY VIA </w:t>
      </w:r>
      <w:hyperlink r:id="rId1" w:history="1">
        <w:r w:rsidRPr="00B117E1">
          <w:rPr>
            <w:rStyle w:val="Hyperlink"/>
            <w:b/>
          </w:rPr>
          <w:t>3RDPARTYRESILIENCY@HUMANA.COM</w:t>
        </w:r>
      </w:hyperlink>
      <w:r>
        <w:rPr>
          <w:b/>
        </w:rPr>
        <w:t>, COMPLETE THEIR BCDR RISK ASSESSMENT FORM, AND OBTAIN THEIR FEEDBACK ON THE TERMS OF THIS ATTACHMENT. SINCE THE SOFTWARE WILL BE HOSTED BY HUMANA, THIS ATTACHMENT MAY BE ABLE TO BE PARED DOWN SIGNIFICANTLY.</w:t>
      </w:r>
    </w:p>
  </w:comment>
  <w:comment w:id="15" w:author="Rachel ODea" w:date="2019-09-04T08:16:00Z" w:initials="RO">
    <w:p w14:paraId="7472DC53" w14:textId="6E51CBA3" w:rsidR="00790115" w:rsidRDefault="00790115">
      <w:pPr>
        <w:pStyle w:val="CommentText"/>
      </w:pPr>
      <w:r>
        <w:rPr>
          <w:rStyle w:val="CommentReference"/>
        </w:rPr>
        <w:annotationRef/>
      </w:r>
      <w:r>
        <w:t>Reached out today.</w:t>
      </w:r>
    </w:p>
  </w:comment>
  <w:comment w:id="22" w:author="Drew Stumbo" w:date="2019-08-26T15:57:00Z" w:initials="DS">
    <w:p w14:paraId="78ABBAE4" w14:textId="51A32DE0" w:rsidR="00790115" w:rsidRDefault="00790115">
      <w:pPr>
        <w:pStyle w:val="CommentText"/>
      </w:pPr>
      <w:r>
        <w:rPr>
          <w:rStyle w:val="CommentReference"/>
        </w:rPr>
        <w:annotationRef/>
      </w:r>
      <w:r>
        <w:rPr>
          <w:b/>
        </w:rPr>
        <w:t>HUMANA INTERNAL: PROJECT STAKEHOLDERS TO ENTER THE REQUESTED INFORMATION.</w:t>
      </w:r>
    </w:p>
  </w:comment>
  <w:comment w:id="25" w:author="Drew Stumbo" w:date="2019-08-26T15:57:00Z" w:initials="DS">
    <w:p w14:paraId="49F20715" w14:textId="75DC388C" w:rsidR="00790115" w:rsidRDefault="00790115">
      <w:pPr>
        <w:pStyle w:val="CommentText"/>
      </w:pPr>
      <w:r>
        <w:rPr>
          <w:rStyle w:val="CommentReference"/>
        </w:rPr>
        <w:annotationRef/>
      </w:r>
      <w:r>
        <w:rPr>
          <w:b/>
        </w:rPr>
        <w:t>HUMANA INTERNAL: PROJECT STAKEHOLDERS TO ENTER THE REQUESTED INFORMATION.</w:t>
      </w:r>
    </w:p>
  </w:comment>
  <w:comment w:id="26" w:author="Drew Stumbo" w:date="2019-08-26T15:58:00Z" w:initials="DS">
    <w:p w14:paraId="604A2450" w14:textId="0222D9BA" w:rsidR="00790115" w:rsidRDefault="00790115">
      <w:pPr>
        <w:pStyle w:val="CommentText"/>
      </w:pPr>
      <w:r>
        <w:rPr>
          <w:rStyle w:val="CommentReference"/>
        </w:rPr>
        <w:annotationRef/>
      </w:r>
      <w:r>
        <w:rPr>
          <w:b/>
        </w:rPr>
        <w:t>HUMANA INTERNAL: HOW MANY WEEKS OF POST-PRODUCTION SUPPORT ARE REQUIRED?</w:t>
      </w:r>
    </w:p>
  </w:comment>
  <w:comment w:id="27" w:author="Rachel ODea" w:date="2019-09-04T08:17:00Z" w:initials="RO">
    <w:p w14:paraId="64A212F7" w14:textId="78336013" w:rsidR="00790115" w:rsidRDefault="00790115">
      <w:pPr>
        <w:pStyle w:val="CommentText"/>
      </w:pPr>
      <w:r>
        <w:rPr>
          <w:rStyle w:val="CommentReference"/>
        </w:rPr>
        <w:annotationRef/>
      </w:r>
      <w:r>
        <w:t>6 weeks.</w:t>
      </w:r>
    </w:p>
  </w:comment>
  <w:comment w:id="28" w:author="Drew Stumbo" w:date="2019-08-26T15:59:00Z" w:initials="DS">
    <w:p w14:paraId="264A891E" w14:textId="5DEFB0EF" w:rsidR="00790115" w:rsidRDefault="00790115">
      <w:pPr>
        <w:pStyle w:val="CommentText"/>
      </w:pPr>
      <w:r>
        <w:rPr>
          <w:rStyle w:val="CommentReference"/>
        </w:rPr>
        <w:annotationRef/>
      </w:r>
      <w:r>
        <w:rPr>
          <w:b/>
        </w:rPr>
        <w:t>HUMANA INTERNAL: WILL THE SUPPORT BE PROVIDED ON-SITE OR REMOTELY?</w:t>
      </w:r>
    </w:p>
  </w:comment>
  <w:comment w:id="29" w:author="Rachel ODea" w:date="2019-09-04T08:17:00Z" w:initials="RO">
    <w:p w14:paraId="649B6A6F" w14:textId="42BAA0DC" w:rsidR="00790115" w:rsidRDefault="00790115">
      <w:pPr>
        <w:pStyle w:val="CommentText"/>
      </w:pPr>
      <w:r>
        <w:rPr>
          <w:rStyle w:val="CommentReference"/>
        </w:rPr>
        <w:annotationRef/>
      </w:r>
      <w:r>
        <w:t xml:space="preserve">Remote. </w:t>
      </w:r>
    </w:p>
  </w:comment>
  <w:comment w:id="30" w:author="JCC7077" w:date="2019-06-11T10:02:00Z" w:initials="JCC">
    <w:p w14:paraId="76554EEC" w14:textId="2721517D" w:rsidR="00790115" w:rsidRDefault="00790115" w:rsidP="000129D6">
      <w:pPr>
        <w:pStyle w:val="CommentText"/>
      </w:pPr>
      <w:r>
        <w:rPr>
          <w:rStyle w:val="CommentReference"/>
        </w:rPr>
        <w:annotationRef/>
      </w:r>
      <w:r>
        <w:rPr>
          <w:b/>
        </w:rPr>
        <w:t>HUMANA INTERNAL:</w:t>
      </w:r>
      <w:r>
        <w:t xml:space="preserve"> </w:t>
      </w:r>
      <w:r>
        <w:rPr>
          <w:snapToGrid w:val="0"/>
        </w:rPr>
        <w:t xml:space="preserve">Insert Company </w:t>
      </w:r>
      <w:r w:rsidRPr="00817664">
        <w:rPr>
          <w:snapToGrid w:val="0"/>
        </w:rPr>
        <w:t>Recommended Supporting Hardware/Software</w:t>
      </w:r>
      <w:r>
        <w:rPr>
          <w:snapToGrid w:val="0"/>
        </w:rPr>
        <w:t>, if applicable. Or, we can request that Copado do so.</w:t>
      </w:r>
    </w:p>
  </w:comment>
  <w:comment w:id="31" w:author="Rachel ODea" w:date="2019-09-04T08:17:00Z" w:initials="RO">
    <w:p w14:paraId="5B61C7D1" w14:textId="17973272" w:rsidR="00790115" w:rsidRDefault="00790115">
      <w:pPr>
        <w:pStyle w:val="CommentText"/>
      </w:pPr>
      <w:r>
        <w:rPr>
          <w:rStyle w:val="CommentReference"/>
        </w:rPr>
        <w:annotationRef/>
      </w:r>
      <w:r>
        <w:t xml:space="preserve">Request from Copado. </w:t>
      </w:r>
    </w:p>
  </w:comment>
  <w:comment w:id="32" w:author="Drew Stumbo" w:date="2019-08-26T16:00:00Z" w:initials="DS">
    <w:p w14:paraId="77795975" w14:textId="6CAD0440" w:rsidR="00790115" w:rsidRDefault="00790115">
      <w:pPr>
        <w:pStyle w:val="CommentText"/>
      </w:pPr>
      <w:r>
        <w:rPr>
          <w:rStyle w:val="CommentReference"/>
        </w:rPr>
        <w:annotationRef/>
      </w:r>
      <w:r>
        <w:rPr>
          <w:b/>
        </w:rPr>
        <w:t>HUMANA INTERNAL: WILL WE REQUIRE TRAINING?</w:t>
      </w:r>
    </w:p>
  </w:comment>
  <w:comment w:id="33" w:author="Rachel ODea" w:date="2019-09-04T08:17:00Z" w:initials="RO">
    <w:p w14:paraId="7032EB67" w14:textId="498EB7B1" w:rsidR="00790115" w:rsidRDefault="00790115">
      <w:pPr>
        <w:pStyle w:val="CommentText"/>
      </w:pPr>
      <w:r>
        <w:rPr>
          <w:rStyle w:val="CommentReference"/>
        </w:rPr>
        <w:annotationRef/>
      </w:r>
      <w:r>
        <w:t xml:space="preserve">Yes. </w:t>
      </w:r>
    </w:p>
  </w:comment>
  <w:comment w:id="34" w:author="JCC7077" w:date="2019-06-11T10:02:00Z" w:initials="JCC">
    <w:p w14:paraId="33A641FC" w14:textId="094F0753" w:rsidR="00790115" w:rsidRDefault="00790115" w:rsidP="000129D6">
      <w:pPr>
        <w:pStyle w:val="CommentText"/>
      </w:pPr>
      <w:r>
        <w:rPr>
          <w:rStyle w:val="CommentReference"/>
        </w:rPr>
        <w:annotationRef/>
      </w:r>
      <w:r>
        <w:rPr>
          <w:b/>
        </w:rPr>
        <w:t xml:space="preserve">HUMANA INTERNAL: </w:t>
      </w:r>
      <w:bookmarkStart w:id="35" w:name="_GoBack"/>
      <w:r>
        <w:rPr>
          <w:snapToGrid w:val="0"/>
        </w:rPr>
        <w:t>Insert Humana</w:t>
      </w:r>
      <w:r w:rsidRPr="00817664">
        <w:rPr>
          <w:snapToGrid w:val="0"/>
        </w:rPr>
        <w:t>’s minimum functional and technical requirements to be addressed by the use of the Licensed Software</w:t>
      </w:r>
      <w:bookmarkEnd w:id="35"/>
    </w:p>
  </w:comment>
  <w:comment w:id="36" w:author="JCC7077" w:date="2019-06-11T10:02:00Z" w:initials="JCC">
    <w:p w14:paraId="48C04BBE" w14:textId="6D831A74" w:rsidR="00790115" w:rsidRDefault="00790115" w:rsidP="000129D6">
      <w:pPr>
        <w:pStyle w:val="CommentText"/>
      </w:pPr>
      <w:r>
        <w:rPr>
          <w:rStyle w:val="CommentReference"/>
        </w:rPr>
        <w:annotationRef/>
      </w:r>
      <w:r>
        <w:rPr>
          <w:b/>
        </w:rPr>
        <w:t xml:space="preserve">HUMANA INTERNAL: </w:t>
      </w:r>
      <w:r>
        <w:rPr>
          <w:snapToGrid w:val="0"/>
        </w:rPr>
        <w:t>Insert d</w:t>
      </w:r>
      <w:r w:rsidRPr="00817664">
        <w:rPr>
          <w:snapToGrid w:val="0"/>
        </w:rPr>
        <w:t xml:space="preserve">escription of Enhancements to the Licensed Software that </w:t>
      </w:r>
      <w:r>
        <w:rPr>
          <w:snapToGrid w:val="0"/>
        </w:rPr>
        <w:t>Humana</w:t>
      </w:r>
      <w:r w:rsidRPr="00817664">
        <w:rPr>
          <w:snapToGrid w:val="0"/>
        </w:rPr>
        <w:t xml:space="preserve"> deems necessary as a condition of </w:t>
      </w:r>
      <w:r>
        <w:rPr>
          <w:snapToGrid w:val="0"/>
        </w:rPr>
        <w:t>l</w:t>
      </w:r>
      <w:r w:rsidRPr="00817664">
        <w:rPr>
          <w:snapToGrid w:val="0"/>
        </w:rPr>
        <w:t>icensing</w:t>
      </w:r>
      <w:r>
        <w:rPr>
          <w:snapToGrid w:val="0"/>
        </w:rPr>
        <w:t xml:space="preserve"> if applicable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A15F326" w15:done="0"/>
  <w15:commentEx w15:paraId="32073309" w15:done="0"/>
  <w15:commentEx w15:paraId="1CE87458" w15:done="0"/>
  <w15:commentEx w15:paraId="5C9BCD60" w15:paraIdParent="1CE87458" w15:done="0"/>
  <w15:commentEx w15:paraId="2A2E9761" w15:done="0"/>
  <w15:commentEx w15:paraId="7765F080" w15:done="0"/>
  <w15:commentEx w15:paraId="51B5DBB9" w15:paraIdParent="7765F080" w15:done="0"/>
  <w15:commentEx w15:paraId="0AF934AE" w15:done="0"/>
  <w15:commentEx w15:paraId="053A4116" w15:paraIdParent="0AF934AE" w15:done="0"/>
  <w15:commentEx w15:paraId="123578FF" w15:done="0"/>
  <w15:commentEx w15:paraId="2AB559FD" w15:done="0"/>
  <w15:commentEx w15:paraId="43FE70CE" w15:paraIdParent="2AB559FD" w15:done="0"/>
  <w15:commentEx w15:paraId="7A632546" w15:done="0"/>
  <w15:commentEx w15:paraId="3C263F5B" w15:paraIdParent="7A632546" w15:done="0"/>
  <w15:commentEx w15:paraId="3745E099" w15:done="0"/>
  <w15:commentEx w15:paraId="7472DC53" w15:paraIdParent="3745E099" w15:done="0"/>
  <w15:commentEx w15:paraId="78ABBAE4" w15:done="0"/>
  <w15:commentEx w15:paraId="49F20715" w15:done="0"/>
  <w15:commentEx w15:paraId="604A2450" w15:done="0"/>
  <w15:commentEx w15:paraId="64A212F7" w15:paraIdParent="604A2450" w15:done="0"/>
  <w15:commentEx w15:paraId="264A891E" w15:done="0"/>
  <w15:commentEx w15:paraId="649B6A6F" w15:paraIdParent="264A891E" w15:done="0"/>
  <w15:commentEx w15:paraId="76554EEC" w15:done="0"/>
  <w15:commentEx w15:paraId="5B61C7D1" w15:paraIdParent="76554EEC" w15:done="0"/>
  <w15:commentEx w15:paraId="77795975" w15:done="0"/>
  <w15:commentEx w15:paraId="7032EB67" w15:paraIdParent="77795975" w15:done="0"/>
  <w15:commentEx w15:paraId="33A641FC" w15:done="0"/>
  <w15:commentEx w15:paraId="48C04BB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19DF26" w14:textId="77777777" w:rsidR="00286B2C" w:rsidRDefault="00286B2C" w:rsidP="00840CF9">
      <w:r>
        <w:separator/>
      </w:r>
    </w:p>
  </w:endnote>
  <w:endnote w:type="continuationSeparator" w:id="0">
    <w:p w14:paraId="3896EBB4" w14:textId="77777777" w:rsidR="00286B2C" w:rsidRDefault="00286B2C" w:rsidP="00840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Univers">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E8F11" w14:textId="77777777" w:rsidR="00DC2F7B" w:rsidRDefault="00DC2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ED1DD" w14:textId="1F6668C5" w:rsidR="00790115" w:rsidRPr="00840CF9" w:rsidRDefault="00790115" w:rsidP="00840CF9">
    <w:pPr>
      <w:tabs>
        <w:tab w:val="center" w:pos="4320"/>
        <w:tab w:val="right" w:pos="8640"/>
      </w:tabs>
    </w:pPr>
    <w:r w:rsidRPr="00840CF9">
      <w:t>Customer Confidential Information</w:t>
    </w:r>
    <w:r w:rsidRPr="00840CF9">
      <w:tab/>
    </w:r>
    <w:r w:rsidRPr="00840CF9">
      <w:tab/>
      <w:t xml:space="preserve">Page </w:t>
    </w:r>
    <w:r w:rsidRPr="00840CF9">
      <w:rPr>
        <w:b/>
      </w:rPr>
      <w:fldChar w:fldCharType="begin"/>
    </w:r>
    <w:r w:rsidRPr="00840CF9">
      <w:rPr>
        <w:b/>
      </w:rPr>
      <w:instrText xml:space="preserve"> PAGE  \* Arabic  \* MERGEFORMAT </w:instrText>
    </w:r>
    <w:r w:rsidRPr="00840CF9">
      <w:rPr>
        <w:b/>
      </w:rPr>
      <w:fldChar w:fldCharType="separate"/>
    </w:r>
    <w:r w:rsidR="00DC2F7B">
      <w:rPr>
        <w:b/>
        <w:noProof/>
      </w:rPr>
      <w:t>24</w:t>
    </w:r>
    <w:r w:rsidRPr="00840CF9">
      <w:rPr>
        <w:b/>
      </w:rPr>
      <w:fldChar w:fldCharType="end"/>
    </w:r>
    <w:r w:rsidRPr="00840CF9">
      <w:t xml:space="preserve"> of </w:t>
    </w:r>
    <w:r w:rsidRPr="00840CF9">
      <w:rPr>
        <w:b/>
      </w:rPr>
      <w:fldChar w:fldCharType="begin"/>
    </w:r>
    <w:r w:rsidRPr="00840CF9">
      <w:rPr>
        <w:b/>
      </w:rPr>
      <w:instrText xml:space="preserve"> NUMPAGES  \* Arabic  \* MERGEFORMAT </w:instrText>
    </w:r>
    <w:r w:rsidRPr="00840CF9">
      <w:rPr>
        <w:b/>
      </w:rPr>
      <w:fldChar w:fldCharType="separate"/>
    </w:r>
    <w:r w:rsidR="00DC2F7B">
      <w:rPr>
        <w:b/>
        <w:noProof/>
      </w:rPr>
      <w:t>24</w:t>
    </w:r>
    <w:r w:rsidRPr="00840CF9">
      <w:rPr>
        <w:b/>
      </w:rPr>
      <w:fldChar w:fldCharType="end"/>
    </w:r>
  </w:p>
  <w:p w14:paraId="1C25E6ED" w14:textId="77777777" w:rsidR="00790115" w:rsidRPr="00840CF9" w:rsidRDefault="00790115" w:rsidP="00840C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641E6A" w14:textId="77777777" w:rsidR="00DC2F7B" w:rsidRDefault="00DC2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943A7B" w14:textId="77777777" w:rsidR="00286B2C" w:rsidRDefault="00286B2C" w:rsidP="00840CF9">
      <w:r>
        <w:separator/>
      </w:r>
    </w:p>
  </w:footnote>
  <w:footnote w:type="continuationSeparator" w:id="0">
    <w:p w14:paraId="26A9F7A6" w14:textId="77777777" w:rsidR="00286B2C" w:rsidRDefault="00286B2C" w:rsidP="00840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3E4B25" w14:textId="77777777" w:rsidR="00DC2F7B" w:rsidRDefault="00DC2F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E1BE6" w14:textId="53ED2EB8" w:rsidR="00790115" w:rsidRPr="00840CF9" w:rsidRDefault="00790115" w:rsidP="00840CF9">
    <w:pPr>
      <w:tabs>
        <w:tab w:val="center" w:pos="4680"/>
        <w:tab w:val="right" w:pos="9360"/>
      </w:tabs>
      <w:jc w:val="center"/>
      <w:rPr>
        <w:b/>
        <w:sz w:val="24"/>
        <w:szCs w:val="24"/>
      </w:rPr>
    </w:pPr>
    <w:r w:rsidRPr="00840CF9">
      <w:rPr>
        <w:b/>
        <w:sz w:val="24"/>
        <w:szCs w:val="24"/>
      </w:rPr>
      <w:t xml:space="preserve">SCHEDULE </w:t>
    </w:r>
    <w:r>
      <w:rPr>
        <w:b/>
        <w:sz w:val="24"/>
        <w:szCs w:val="24"/>
      </w:rPr>
      <w:t>001</w:t>
    </w:r>
    <w:r w:rsidRPr="00840CF9">
      <w:rPr>
        <w:b/>
        <w:sz w:val="24"/>
        <w:szCs w:val="24"/>
      </w:rPr>
      <w:t xml:space="preserve"> TO THE </w:t>
    </w:r>
  </w:p>
  <w:p w14:paraId="73E12809" w14:textId="789B1022" w:rsidR="00790115" w:rsidRPr="00840CF9" w:rsidRDefault="00790115" w:rsidP="00840CF9">
    <w:pPr>
      <w:tabs>
        <w:tab w:val="center" w:pos="4680"/>
        <w:tab w:val="right" w:pos="9360"/>
      </w:tabs>
      <w:jc w:val="center"/>
      <w:rPr>
        <w:b/>
        <w:sz w:val="24"/>
        <w:szCs w:val="24"/>
      </w:rPr>
    </w:pPr>
    <w:r>
      <w:rPr>
        <w:b/>
        <w:sz w:val="24"/>
        <w:szCs w:val="24"/>
      </w:rPr>
      <w:t>MASTER BUSINESS AGREEMENT</w:t>
    </w:r>
  </w:p>
  <w:p w14:paraId="1FC9C72D" w14:textId="77777777" w:rsidR="00790115" w:rsidRPr="00840CF9" w:rsidRDefault="00790115" w:rsidP="00840CF9">
    <w:pPr>
      <w:tabs>
        <w:tab w:val="center" w:pos="4680"/>
        <w:tab w:val="right" w:pos="9360"/>
      </w:tabs>
      <w:jc w:val="center"/>
      <w:rPr>
        <w:b/>
        <w:sz w:val="24"/>
        <w:szCs w:val="24"/>
      </w:rPr>
    </w:pPr>
    <w:r w:rsidRPr="00840CF9">
      <w:rPr>
        <w:b/>
        <w:sz w:val="24"/>
        <w:szCs w:val="24"/>
      </w:rPr>
      <w:t xml:space="preserve">FOR PROVISION OF LICENSED SOFTWARE </w:t>
    </w:r>
  </w:p>
  <w:p w14:paraId="1AEABE06" w14:textId="77777777" w:rsidR="00790115" w:rsidRDefault="00790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47DDB" w14:textId="77777777" w:rsidR="00DC2F7B" w:rsidRDefault="00DC2F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5BAA85A"/>
    <w:lvl w:ilvl="0">
      <w:start w:val="1"/>
      <w:numFmt w:val="decimal"/>
      <w:pStyle w:val="List2"/>
      <w:lvlText w:val="%1."/>
      <w:lvlJc w:val="left"/>
      <w:pPr>
        <w:tabs>
          <w:tab w:val="num" w:pos="720"/>
        </w:tabs>
        <w:ind w:left="720" w:hanging="360"/>
      </w:pPr>
    </w:lvl>
  </w:abstractNum>
  <w:abstractNum w:abstractNumId="1" w15:restartNumberingAfterBreak="0">
    <w:nsid w:val="038078F1"/>
    <w:multiLevelType w:val="hybridMultilevel"/>
    <w:tmpl w:val="CD2A4C60"/>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AC6499"/>
    <w:multiLevelType w:val="hybridMultilevel"/>
    <w:tmpl w:val="149C0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BC1839"/>
    <w:multiLevelType w:val="hybridMultilevel"/>
    <w:tmpl w:val="FBC665E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A33920"/>
    <w:multiLevelType w:val="hybridMultilevel"/>
    <w:tmpl w:val="028E5B6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442D3"/>
    <w:multiLevelType w:val="hybridMultilevel"/>
    <w:tmpl w:val="1B8AE81A"/>
    <w:lvl w:ilvl="0" w:tplc="0409000F">
      <w:start w:val="1"/>
      <w:numFmt w:val="decimal"/>
      <w:lvlText w:val="%1."/>
      <w:lvlJc w:val="left"/>
      <w:pPr>
        <w:ind w:left="360" w:hanging="360"/>
      </w:pPr>
    </w:lvl>
    <w:lvl w:ilvl="1" w:tplc="04090015">
      <w:start w:val="1"/>
      <w:numFmt w:val="upp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05E0EA4"/>
    <w:multiLevelType w:val="hybridMultilevel"/>
    <w:tmpl w:val="960CD1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A78BA"/>
    <w:multiLevelType w:val="hybridMultilevel"/>
    <w:tmpl w:val="9828BDE6"/>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E85E2A"/>
    <w:multiLevelType w:val="hybridMultilevel"/>
    <w:tmpl w:val="657E0B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A67FAC"/>
    <w:multiLevelType w:val="hybridMultilevel"/>
    <w:tmpl w:val="67EC56D0"/>
    <w:lvl w:ilvl="0" w:tplc="5BB0CC64">
      <w:start w:val="1"/>
      <w:numFmt w:val="upperLetter"/>
      <w:lvlText w:val="%1."/>
      <w:lvlJc w:val="left"/>
      <w:pPr>
        <w:ind w:left="720" w:hanging="360"/>
      </w:pPr>
      <w:rPr>
        <w:rFonts w:ascii="Bookman Old Style" w:hAnsi="Bookman Old Style"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CD4134"/>
    <w:multiLevelType w:val="multilevel"/>
    <w:tmpl w:val="B4EC609E"/>
    <w:lvl w:ilvl="0">
      <w:start w:val="1"/>
      <w:numFmt w:val="decimal"/>
      <w:pStyle w:val="CNCDocHeaderDocType"/>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Roman"/>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Roman"/>
      <w:lvlText w:val="%9."/>
      <w:lvlJc w:val="left"/>
      <w:pPr>
        <w:tabs>
          <w:tab w:val="num" w:pos="3600"/>
        </w:tabs>
        <w:ind w:left="3600" w:hanging="360"/>
      </w:pPr>
    </w:lvl>
  </w:abstractNum>
  <w:abstractNum w:abstractNumId="11" w15:restartNumberingAfterBreak="0">
    <w:nsid w:val="2E5E7B3B"/>
    <w:multiLevelType w:val="hybridMultilevel"/>
    <w:tmpl w:val="A43AACBA"/>
    <w:lvl w:ilvl="0" w:tplc="E004BE76">
      <w:start w:val="1"/>
      <w:numFmt w:val="lowerLetter"/>
      <w:lvlText w:val="%1)"/>
      <w:lvlJc w:val="left"/>
      <w:pPr>
        <w:ind w:left="165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8D682B"/>
    <w:multiLevelType w:val="hybridMultilevel"/>
    <w:tmpl w:val="23FE2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A555EB"/>
    <w:multiLevelType w:val="hybridMultilevel"/>
    <w:tmpl w:val="64CC4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C65450"/>
    <w:multiLevelType w:val="hybridMultilevel"/>
    <w:tmpl w:val="3A10E788"/>
    <w:lvl w:ilvl="0" w:tplc="04090015">
      <w:start w:val="1"/>
      <w:numFmt w:val="upperLetter"/>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DD5C27"/>
    <w:multiLevelType w:val="hybridMultilevel"/>
    <w:tmpl w:val="F62819C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F0350"/>
    <w:multiLevelType w:val="hybridMultilevel"/>
    <w:tmpl w:val="C6928B18"/>
    <w:lvl w:ilvl="0" w:tplc="41AA930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0D17DA"/>
    <w:multiLevelType w:val="hybridMultilevel"/>
    <w:tmpl w:val="60F056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03ED6"/>
    <w:multiLevelType w:val="hybridMultilevel"/>
    <w:tmpl w:val="1206D162"/>
    <w:lvl w:ilvl="0" w:tplc="5E0EB18C">
      <w:start w:val="1"/>
      <w:numFmt w:val="decimal"/>
      <w:lvlText w:val="%1."/>
      <w:lvlJc w:val="left"/>
      <w:pPr>
        <w:ind w:left="720" w:hanging="360"/>
      </w:pPr>
      <w:rPr>
        <w:rFonts w:ascii="Bookman Old Style" w:hAnsi="Bookman Old Style"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B878C9"/>
    <w:multiLevelType w:val="hybridMultilevel"/>
    <w:tmpl w:val="67B057A6"/>
    <w:lvl w:ilvl="0" w:tplc="04090017">
      <w:start w:val="1"/>
      <w:numFmt w:val="lowerLetter"/>
      <w:lvlText w:val="%1)"/>
      <w:lvlJc w:val="lef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20" w15:restartNumberingAfterBreak="0">
    <w:nsid w:val="3E297D0D"/>
    <w:multiLevelType w:val="hybridMultilevel"/>
    <w:tmpl w:val="5B86A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871219"/>
    <w:multiLevelType w:val="hybridMultilevel"/>
    <w:tmpl w:val="DAA229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B1002F"/>
    <w:multiLevelType w:val="hybridMultilevel"/>
    <w:tmpl w:val="717C0F20"/>
    <w:lvl w:ilvl="0" w:tplc="04090001">
      <w:start w:val="1"/>
      <w:numFmt w:val="decimal"/>
      <w:lvlText w:val="%1."/>
      <w:lvlJc w:val="left"/>
      <w:pPr>
        <w:tabs>
          <w:tab w:val="num" w:pos="720"/>
        </w:tabs>
        <w:ind w:left="720" w:hanging="360"/>
      </w:pPr>
      <w:rPr>
        <w:rFonts w:ascii="Times New Roman" w:eastAsia="Times New Roman" w:hAnsi="Times New Roman" w:cs="Times New Roman"/>
      </w:rPr>
    </w:lvl>
    <w:lvl w:ilvl="1" w:tplc="04090003">
      <w:start w:val="1"/>
      <w:numFmt w:val="decimal"/>
      <w:lvlText w:val="%2."/>
      <w:lvlJc w:val="left"/>
      <w:pPr>
        <w:tabs>
          <w:tab w:val="num" w:pos="720"/>
        </w:tabs>
        <w:ind w:left="720" w:hanging="360"/>
      </w:pPr>
      <w:rPr>
        <w:rFonts w:hint="default"/>
      </w:rPr>
    </w:lvl>
    <w:lvl w:ilvl="2" w:tplc="04090005" w:tentative="1">
      <w:start w:val="1"/>
      <w:numFmt w:val="lowerRoman"/>
      <w:lvlText w:val="%3."/>
      <w:lvlJc w:val="right"/>
      <w:pPr>
        <w:tabs>
          <w:tab w:val="num" w:pos="1440"/>
        </w:tabs>
        <w:ind w:left="1440" w:hanging="180"/>
      </w:pPr>
    </w:lvl>
    <w:lvl w:ilvl="3" w:tplc="04090001" w:tentative="1">
      <w:start w:val="1"/>
      <w:numFmt w:val="decimal"/>
      <w:lvlText w:val="%4."/>
      <w:lvlJc w:val="left"/>
      <w:pPr>
        <w:tabs>
          <w:tab w:val="num" w:pos="2160"/>
        </w:tabs>
        <w:ind w:left="2160" w:hanging="360"/>
      </w:pPr>
    </w:lvl>
    <w:lvl w:ilvl="4" w:tplc="04090003" w:tentative="1">
      <w:start w:val="1"/>
      <w:numFmt w:val="lowerLetter"/>
      <w:lvlText w:val="%5."/>
      <w:lvlJc w:val="left"/>
      <w:pPr>
        <w:tabs>
          <w:tab w:val="num" w:pos="2880"/>
        </w:tabs>
        <w:ind w:left="2880" w:hanging="360"/>
      </w:pPr>
    </w:lvl>
    <w:lvl w:ilvl="5" w:tplc="04090005" w:tentative="1">
      <w:start w:val="1"/>
      <w:numFmt w:val="lowerRoman"/>
      <w:lvlText w:val="%6."/>
      <w:lvlJc w:val="right"/>
      <w:pPr>
        <w:tabs>
          <w:tab w:val="num" w:pos="3600"/>
        </w:tabs>
        <w:ind w:left="3600" w:hanging="180"/>
      </w:pPr>
    </w:lvl>
    <w:lvl w:ilvl="6" w:tplc="04090001" w:tentative="1">
      <w:start w:val="1"/>
      <w:numFmt w:val="decimal"/>
      <w:lvlText w:val="%7."/>
      <w:lvlJc w:val="left"/>
      <w:pPr>
        <w:tabs>
          <w:tab w:val="num" w:pos="4320"/>
        </w:tabs>
        <w:ind w:left="4320" w:hanging="360"/>
      </w:pPr>
    </w:lvl>
    <w:lvl w:ilvl="7" w:tplc="04090003" w:tentative="1">
      <w:start w:val="1"/>
      <w:numFmt w:val="lowerLetter"/>
      <w:lvlText w:val="%8."/>
      <w:lvlJc w:val="left"/>
      <w:pPr>
        <w:tabs>
          <w:tab w:val="num" w:pos="5040"/>
        </w:tabs>
        <w:ind w:left="5040" w:hanging="360"/>
      </w:pPr>
    </w:lvl>
    <w:lvl w:ilvl="8" w:tplc="04090005" w:tentative="1">
      <w:start w:val="1"/>
      <w:numFmt w:val="lowerRoman"/>
      <w:lvlText w:val="%9."/>
      <w:lvlJc w:val="right"/>
      <w:pPr>
        <w:tabs>
          <w:tab w:val="num" w:pos="5760"/>
        </w:tabs>
        <w:ind w:left="5760" w:hanging="180"/>
      </w:pPr>
    </w:lvl>
  </w:abstractNum>
  <w:abstractNum w:abstractNumId="23" w15:restartNumberingAfterBreak="0">
    <w:nsid w:val="57A06146"/>
    <w:multiLevelType w:val="hybridMultilevel"/>
    <w:tmpl w:val="137835EA"/>
    <w:lvl w:ilvl="0" w:tplc="B972E2BE">
      <w:start w:val="1"/>
      <w:numFmt w:val="upperLetter"/>
      <w:lvlText w:val="%1."/>
      <w:lvlJc w:val="left"/>
      <w:pPr>
        <w:tabs>
          <w:tab w:val="num" w:pos="720"/>
        </w:tabs>
        <w:ind w:left="720" w:hanging="360"/>
      </w:pPr>
      <w:rPr>
        <w:b/>
      </w:rPr>
    </w:lvl>
    <w:lvl w:ilvl="1" w:tplc="047A1DDE">
      <w:start w:val="7"/>
      <w:numFmt w:val="decimal"/>
      <w:lvlText w:val="%2."/>
      <w:lvlJc w:val="left"/>
      <w:pPr>
        <w:tabs>
          <w:tab w:val="num" w:pos="1440"/>
        </w:tabs>
        <w:ind w:left="1440"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45247C"/>
    <w:multiLevelType w:val="hybridMultilevel"/>
    <w:tmpl w:val="DF184E34"/>
    <w:lvl w:ilvl="0" w:tplc="0409000F">
      <w:start w:val="1"/>
      <w:numFmt w:val="decimal"/>
      <w:lvlText w:val="%1."/>
      <w:lvlJc w:val="left"/>
      <w:pPr>
        <w:tabs>
          <w:tab w:val="num" w:pos="720"/>
        </w:tabs>
        <w:ind w:left="720" w:hanging="360"/>
      </w:pPr>
    </w:lvl>
    <w:lvl w:ilvl="1" w:tplc="047A1DDE">
      <w:start w:val="7"/>
      <w:numFmt w:val="decimal"/>
      <w:lvlText w:val="%2."/>
      <w:lvlJc w:val="left"/>
      <w:pPr>
        <w:tabs>
          <w:tab w:val="num" w:pos="1440"/>
        </w:tabs>
        <w:ind w:left="1440" w:hanging="360"/>
      </w:pPr>
      <w:rPr>
        <w:rFonts w:hint="default"/>
        <w:b w:val="0"/>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6A17CDC"/>
    <w:multiLevelType w:val="hybridMultilevel"/>
    <w:tmpl w:val="5A2A918E"/>
    <w:lvl w:ilvl="0" w:tplc="CF78A534">
      <w:start w:val="1"/>
      <w:numFmt w:val="upperRoman"/>
      <w:lvlText w:val="%1."/>
      <w:lvlJc w:val="righ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E74655"/>
    <w:multiLevelType w:val="hybridMultilevel"/>
    <w:tmpl w:val="AE906C3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C80CFF"/>
    <w:multiLevelType w:val="hybridMultilevel"/>
    <w:tmpl w:val="0D5CD47E"/>
    <w:lvl w:ilvl="0" w:tplc="7118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5C3D08"/>
    <w:multiLevelType w:val="hybridMultilevel"/>
    <w:tmpl w:val="45C86AA6"/>
    <w:lvl w:ilvl="0" w:tplc="7118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A4A74"/>
    <w:multiLevelType w:val="hybridMultilevel"/>
    <w:tmpl w:val="0F660B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081654"/>
    <w:multiLevelType w:val="hybridMultilevel"/>
    <w:tmpl w:val="0C2C69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C7457"/>
    <w:multiLevelType w:val="hybridMultilevel"/>
    <w:tmpl w:val="ADCE4E1A"/>
    <w:lvl w:ilvl="0" w:tplc="F8EC2DAC">
      <w:start w:val="1"/>
      <w:numFmt w:val="upperRoman"/>
      <w:lvlText w:val="%1."/>
      <w:lvlJc w:val="righ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28"/>
  </w:num>
  <w:num w:numId="4">
    <w:abstractNumId w:val="18"/>
  </w:num>
  <w:num w:numId="5">
    <w:abstractNumId w:val="31"/>
  </w:num>
  <w:num w:numId="6">
    <w:abstractNumId w:val="5"/>
  </w:num>
  <w:num w:numId="7">
    <w:abstractNumId w:val="4"/>
  </w:num>
  <w:num w:numId="8">
    <w:abstractNumId w:val="29"/>
  </w:num>
  <w:num w:numId="9">
    <w:abstractNumId w:val="30"/>
  </w:num>
  <w:num w:numId="10">
    <w:abstractNumId w:val="15"/>
  </w:num>
  <w:num w:numId="11">
    <w:abstractNumId w:val="9"/>
  </w:num>
  <w:num w:numId="12">
    <w:abstractNumId w:val="26"/>
  </w:num>
  <w:num w:numId="13">
    <w:abstractNumId w:val="19"/>
  </w:num>
  <w:num w:numId="14">
    <w:abstractNumId w:val="11"/>
  </w:num>
  <w:num w:numId="15">
    <w:abstractNumId w:val="16"/>
  </w:num>
  <w:num w:numId="16">
    <w:abstractNumId w:val="22"/>
  </w:num>
  <w:num w:numId="17">
    <w:abstractNumId w:val="23"/>
  </w:num>
  <w:num w:numId="18">
    <w:abstractNumId w:val="13"/>
  </w:num>
  <w:num w:numId="19">
    <w:abstractNumId w:val="8"/>
  </w:num>
  <w:num w:numId="20">
    <w:abstractNumId w:val="6"/>
  </w:num>
  <w:num w:numId="21">
    <w:abstractNumId w:val="24"/>
  </w:num>
  <w:num w:numId="22">
    <w:abstractNumId w:val="17"/>
  </w:num>
  <w:num w:numId="23">
    <w:abstractNumId w:val="21"/>
  </w:num>
  <w:num w:numId="24">
    <w:abstractNumId w:val="12"/>
  </w:num>
  <w:num w:numId="25">
    <w:abstractNumId w:val="2"/>
  </w:num>
  <w:num w:numId="26">
    <w:abstractNumId w:val="7"/>
  </w:num>
  <w:num w:numId="27">
    <w:abstractNumId w:val="3"/>
  </w:num>
  <w:num w:numId="28">
    <w:abstractNumId w:val="1"/>
  </w:num>
  <w:num w:numId="29">
    <w:abstractNumId w:val="20"/>
  </w:num>
  <w:num w:numId="30">
    <w:abstractNumId w:val="25"/>
  </w:num>
  <w:num w:numId="31">
    <w:abstractNumId w:val="14"/>
  </w:num>
  <w:num w:numId="32">
    <w:abstractNumId w:val="27"/>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rew Stumbo">
    <w15:presenceInfo w15:providerId="AD" w15:userId="S-1-5-21-1275210071-879983540-1801674531-710674"/>
  </w15:person>
  <w15:person w15:author="Rachel ODea">
    <w15:presenceInfo w15:providerId="AD" w15:userId="S-1-5-21-1275210071-879983540-1801674531-5271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2"/>
  <w:trackRevisions/>
  <w:documentProtection w:edit="trackedChanges" w:enforcement="1" w:cryptProviderType="rsaAES" w:cryptAlgorithmClass="hash" w:cryptAlgorithmType="typeAny" w:cryptAlgorithmSid="14" w:cryptSpinCount="100000" w:hash="+5lCNmx7zdcniJPO0YmKsFpcNDwdY8rjMu17TZlvlDai8eyuKR63lMk/Ts/0IBgFt8h2fb7h2iBTfysopFG3vQ==" w:salt="LDveEQO0XrCGah0fFdPlk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480"/>
    <w:rsid w:val="000129D6"/>
    <w:rsid w:val="0008692E"/>
    <w:rsid w:val="000E2C2C"/>
    <w:rsid w:val="0011017D"/>
    <w:rsid w:val="0011607E"/>
    <w:rsid w:val="00162F83"/>
    <w:rsid w:val="001676B1"/>
    <w:rsid w:val="00195BDC"/>
    <w:rsid w:val="001F34CF"/>
    <w:rsid w:val="00201A98"/>
    <w:rsid w:val="0020508C"/>
    <w:rsid w:val="0021498F"/>
    <w:rsid w:val="00286B2C"/>
    <w:rsid w:val="002A58BD"/>
    <w:rsid w:val="002D586E"/>
    <w:rsid w:val="00350B61"/>
    <w:rsid w:val="0035360F"/>
    <w:rsid w:val="00366C54"/>
    <w:rsid w:val="0037355C"/>
    <w:rsid w:val="003A41B1"/>
    <w:rsid w:val="003B2D47"/>
    <w:rsid w:val="003F6CE8"/>
    <w:rsid w:val="004A77B1"/>
    <w:rsid w:val="004B4FF9"/>
    <w:rsid w:val="004C2DA2"/>
    <w:rsid w:val="00504BD7"/>
    <w:rsid w:val="00566518"/>
    <w:rsid w:val="005A3129"/>
    <w:rsid w:val="005B6E1A"/>
    <w:rsid w:val="005D7864"/>
    <w:rsid w:val="00617957"/>
    <w:rsid w:val="0063222D"/>
    <w:rsid w:val="00633EBC"/>
    <w:rsid w:val="00667592"/>
    <w:rsid w:val="006D1B67"/>
    <w:rsid w:val="00722DBE"/>
    <w:rsid w:val="00747E0A"/>
    <w:rsid w:val="00757BD1"/>
    <w:rsid w:val="00760DA4"/>
    <w:rsid w:val="00790115"/>
    <w:rsid w:val="007C0093"/>
    <w:rsid w:val="00800102"/>
    <w:rsid w:val="00840CF9"/>
    <w:rsid w:val="008453CA"/>
    <w:rsid w:val="00887B10"/>
    <w:rsid w:val="008B4865"/>
    <w:rsid w:val="008B69BF"/>
    <w:rsid w:val="008D5680"/>
    <w:rsid w:val="009160E3"/>
    <w:rsid w:val="00931D40"/>
    <w:rsid w:val="0099610E"/>
    <w:rsid w:val="009971E4"/>
    <w:rsid w:val="00A37111"/>
    <w:rsid w:val="00A50D80"/>
    <w:rsid w:val="00A53895"/>
    <w:rsid w:val="00B05523"/>
    <w:rsid w:val="00B31241"/>
    <w:rsid w:val="00B4067A"/>
    <w:rsid w:val="00B964B7"/>
    <w:rsid w:val="00BA39D8"/>
    <w:rsid w:val="00BC1A28"/>
    <w:rsid w:val="00CF243F"/>
    <w:rsid w:val="00D464F7"/>
    <w:rsid w:val="00D654A8"/>
    <w:rsid w:val="00D80426"/>
    <w:rsid w:val="00DA1368"/>
    <w:rsid w:val="00DA2B20"/>
    <w:rsid w:val="00DC2F7B"/>
    <w:rsid w:val="00E76480"/>
    <w:rsid w:val="00E76B4B"/>
    <w:rsid w:val="00EA7856"/>
    <w:rsid w:val="00EB3A9D"/>
    <w:rsid w:val="00EF5875"/>
    <w:rsid w:val="00F139F0"/>
    <w:rsid w:val="00F178E6"/>
    <w:rsid w:val="00F27000"/>
    <w:rsid w:val="00F42031"/>
    <w:rsid w:val="00F55F5F"/>
    <w:rsid w:val="00F81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50F54"/>
  <w15:docId w15:val="{E76D312D-31DF-483D-A95D-B0DD8B5DE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man Old Style" w:eastAsia="Times New Roman" w:hAnsi="Bookman Old Style"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next w:val="BlockText"/>
    <w:qFormat/>
    <w:rsid w:val="00D464F7"/>
    <w:pPr>
      <w:jc w:val="both"/>
    </w:pPr>
  </w:style>
  <w:style w:type="paragraph" w:styleId="Heading1">
    <w:name w:val="heading 1"/>
    <w:basedOn w:val="Normal"/>
    <w:next w:val="Normal"/>
    <w:link w:val="Heading1Char1"/>
    <w:qFormat/>
    <w:rsid w:val="00D464F7"/>
    <w:pPr>
      <w:keepNext/>
      <w:spacing w:after="60"/>
      <w:jc w:val="center"/>
      <w:outlineLvl w:val="0"/>
    </w:pPr>
    <w:rPr>
      <w:b/>
      <w:snapToGrid w:val="0"/>
      <w:sz w:val="22"/>
    </w:rPr>
  </w:style>
  <w:style w:type="paragraph" w:styleId="Heading2">
    <w:name w:val="heading 2"/>
    <w:basedOn w:val="Normal"/>
    <w:next w:val="Normal"/>
    <w:link w:val="Heading2Char"/>
    <w:qFormat/>
    <w:rsid w:val="00D464F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D464F7"/>
    <w:pPr>
      <w:keepNext/>
      <w:spacing w:before="240" w:after="60"/>
      <w:outlineLvl w:val="2"/>
    </w:pPr>
    <w:rPr>
      <w:rFonts w:ascii="Verdana" w:hAnsi="Verdana" w:cs="Arial"/>
      <w:b/>
      <w:bCs/>
      <w:smallCaps/>
      <w:color w:val="003300"/>
      <w:kern w:val="28"/>
      <w:sz w:val="16"/>
      <w:szCs w:val="16"/>
      <w:lang w:val="fr-FR"/>
    </w:rPr>
  </w:style>
  <w:style w:type="paragraph" w:styleId="Heading4">
    <w:name w:val="heading 4"/>
    <w:basedOn w:val="Normal"/>
    <w:next w:val="Normal"/>
    <w:link w:val="Heading4Char"/>
    <w:qFormat/>
    <w:rsid w:val="00D464F7"/>
    <w:pPr>
      <w:keepNext/>
      <w:autoSpaceDE w:val="0"/>
      <w:autoSpaceDN w:val="0"/>
      <w:adjustRightInd w:val="0"/>
      <w:spacing w:before="240" w:after="60"/>
      <w:outlineLvl w:val="3"/>
    </w:pPr>
    <w:rPr>
      <w:b/>
      <w:bCs/>
      <w:sz w:val="28"/>
      <w:szCs w:val="28"/>
    </w:rPr>
  </w:style>
  <w:style w:type="paragraph" w:styleId="Heading5">
    <w:name w:val="heading 5"/>
    <w:basedOn w:val="Normal"/>
    <w:next w:val="Normal"/>
    <w:link w:val="Heading5Char"/>
    <w:qFormat/>
    <w:rsid w:val="00D464F7"/>
    <w:pPr>
      <w:autoSpaceDE w:val="0"/>
      <w:autoSpaceDN w:val="0"/>
      <w:adjustRightInd w:val="0"/>
      <w:spacing w:before="240" w:after="60"/>
      <w:outlineLvl w:val="4"/>
    </w:pPr>
    <w:rPr>
      <w:rFonts w:ascii="Verdana" w:hAnsi="Verdana" w:cs="Verdana"/>
      <w:b/>
      <w:bCs/>
      <w:i/>
      <w:iCs/>
      <w:color w:val="003300"/>
      <w:sz w:val="26"/>
      <w:szCs w:val="26"/>
    </w:rPr>
  </w:style>
  <w:style w:type="paragraph" w:styleId="Heading6">
    <w:name w:val="heading 6"/>
    <w:basedOn w:val="Normal"/>
    <w:next w:val="Normal"/>
    <w:link w:val="Heading6Char"/>
    <w:qFormat/>
    <w:rsid w:val="00D464F7"/>
    <w:pPr>
      <w:keepNext/>
      <w:outlineLvl w:val="5"/>
    </w:pPr>
    <w:rPr>
      <w:rFonts w:ascii="Verdana" w:hAnsi="Verdana"/>
      <w:sz w:val="18"/>
      <w:u w:val="single"/>
    </w:rPr>
  </w:style>
  <w:style w:type="paragraph" w:styleId="Heading7">
    <w:name w:val="heading 7"/>
    <w:aliases w:val="Table Title"/>
    <w:basedOn w:val="Normal"/>
    <w:next w:val="Normal"/>
    <w:link w:val="Heading7Char"/>
    <w:qFormat/>
    <w:rsid w:val="00D464F7"/>
    <w:pPr>
      <w:autoSpaceDE w:val="0"/>
      <w:autoSpaceDN w:val="0"/>
      <w:adjustRightInd w:val="0"/>
      <w:spacing w:before="240" w:after="60"/>
      <w:outlineLvl w:val="6"/>
    </w:pPr>
  </w:style>
  <w:style w:type="paragraph" w:styleId="Heading8">
    <w:name w:val="heading 8"/>
    <w:basedOn w:val="Normal"/>
    <w:next w:val="Normal"/>
    <w:link w:val="Heading8Char"/>
    <w:qFormat/>
    <w:rsid w:val="00D464F7"/>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7"/>
    </w:pPr>
    <w:rPr>
      <w:snapToGrid w:val="0"/>
      <w:sz w:val="22"/>
      <w:u w:val="single"/>
    </w:rPr>
  </w:style>
  <w:style w:type="paragraph" w:styleId="Heading9">
    <w:name w:val="heading 9"/>
    <w:aliases w:val="Cover Title"/>
    <w:basedOn w:val="Normal"/>
    <w:next w:val="Normal"/>
    <w:link w:val="Heading9Char"/>
    <w:qFormat/>
    <w:rsid w:val="00D464F7"/>
    <w:pPr>
      <w:keepNext/>
      <w:outlineLvl w:val="8"/>
    </w:pPr>
    <w:rPr>
      <w:rFonts w:ascii="Tahoma" w:hAnsi="Tahoma" w:cs="Tahoma"/>
      <w:b/>
      <w:bCs/>
      <w:color w:val="0000FF"/>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rsid w:val="00D464F7"/>
    <w:rPr>
      <w:rFonts w:ascii="Arial" w:hAnsi="Arial" w:cs="Arial"/>
      <w:b/>
      <w:bCs/>
      <w:color w:val="003300"/>
      <w:kern w:val="32"/>
      <w:sz w:val="32"/>
      <w:szCs w:val="32"/>
      <w:lang w:val="fr-FR" w:eastAsia="en-US" w:bidi="ar-SA"/>
    </w:rPr>
  </w:style>
  <w:style w:type="character" w:customStyle="1" w:styleId="Heading1Char1">
    <w:name w:val="Heading 1 Char1"/>
    <w:link w:val="Heading1"/>
    <w:rsid w:val="00D464F7"/>
    <w:rPr>
      <w:rFonts w:ascii="Bookman Old Style" w:hAnsi="Bookman Old Style"/>
      <w:b/>
      <w:snapToGrid w:val="0"/>
      <w:sz w:val="22"/>
    </w:rPr>
  </w:style>
  <w:style w:type="character" w:customStyle="1" w:styleId="Heading2Char">
    <w:name w:val="Heading 2 Char"/>
    <w:link w:val="Heading2"/>
    <w:rsid w:val="00D464F7"/>
    <w:rPr>
      <w:rFonts w:ascii="Arial" w:hAnsi="Arial" w:cs="Arial"/>
      <w:b/>
      <w:bCs/>
      <w:i/>
      <w:iCs/>
      <w:sz w:val="28"/>
      <w:szCs w:val="28"/>
    </w:rPr>
  </w:style>
  <w:style w:type="character" w:customStyle="1" w:styleId="Heading3Char">
    <w:name w:val="Heading 3 Char"/>
    <w:link w:val="Heading3"/>
    <w:rsid w:val="00D464F7"/>
    <w:rPr>
      <w:rFonts w:ascii="Verdana" w:hAnsi="Verdana" w:cs="Arial"/>
      <w:b/>
      <w:bCs/>
      <w:smallCaps/>
      <w:color w:val="003300"/>
      <w:kern w:val="28"/>
      <w:sz w:val="16"/>
      <w:szCs w:val="16"/>
      <w:lang w:val="fr-FR" w:eastAsia="en-US" w:bidi="ar-SA"/>
    </w:rPr>
  </w:style>
  <w:style w:type="character" w:customStyle="1" w:styleId="Heading4Char">
    <w:name w:val="Heading 4 Char"/>
    <w:link w:val="Heading4"/>
    <w:rsid w:val="00D464F7"/>
    <w:rPr>
      <w:rFonts w:ascii="Bookman Old Style" w:hAnsi="Bookman Old Style"/>
      <w:b/>
      <w:bCs/>
      <w:sz w:val="28"/>
      <w:szCs w:val="28"/>
    </w:rPr>
  </w:style>
  <w:style w:type="character" w:customStyle="1" w:styleId="Heading5Char">
    <w:name w:val="Heading 5 Char"/>
    <w:link w:val="Heading5"/>
    <w:rsid w:val="00D464F7"/>
    <w:rPr>
      <w:rFonts w:ascii="Verdana" w:hAnsi="Verdana" w:cs="Verdana"/>
      <w:b/>
      <w:bCs/>
      <w:i/>
      <w:iCs/>
      <w:color w:val="003300"/>
      <w:sz w:val="26"/>
      <w:szCs w:val="26"/>
    </w:rPr>
  </w:style>
  <w:style w:type="character" w:customStyle="1" w:styleId="Heading6Char">
    <w:name w:val="Heading 6 Char"/>
    <w:link w:val="Heading6"/>
    <w:rsid w:val="00D464F7"/>
    <w:rPr>
      <w:rFonts w:ascii="Verdana" w:hAnsi="Verdana"/>
      <w:sz w:val="18"/>
      <w:szCs w:val="24"/>
      <w:u w:val="single"/>
    </w:rPr>
  </w:style>
  <w:style w:type="character" w:customStyle="1" w:styleId="Heading7Char">
    <w:name w:val="Heading 7 Char"/>
    <w:aliases w:val="Table Title Char"/>
    <w:link w:val="Heading7"/>
    <w:rsid w:val="00D464F7"/>
    <w:rPr>
      <w:rFonts w:ascii="Bookman Old Style" w:hAnsi="Bookman Old Style"/>
      <w:szCs w:val="24"/>
    </w:rPr>
  </w:style>
  <w:style w:type="character" w:customStyle="1" w:styleId="Heading8Char">
    <w:name w:val="Heading 8 Char"/>
    <w:link w:val="Heading8"/>
    <w:rsid w:val="00D464F7"/>
    <w:rPr>
      <w:rFonts w:ascii="Bookman Old Style" w:hAnsi="Bookman Old Style"/>
      <w:snapToGrid w:val="0"/>
      <w:sz w:val="22"/>
      <w:u w:val="single"/>
    </w:rPr>
  </w:style>
  <w:style w:type="character" w:customStyle="1" w:styleId="Heading9Char">
    <w:name w:val="Heading 9 Char"/>
    <w:aliases w:val="Cover Title Char"/>
    <w:link w:val="Heading9"/>
    <w:rsid w:val="00D464F7"/>
    <w:rPr>
      <w:rFonts w:ascii="Tahoma" w:hAnsi="Tahoma" w:cs="Tahoma"/>
      <w:b/>
      <w:bCs/>
      <w:color w:val="0000FF"/>
      <w:sz w:val="16"/>
    </w:rPr>
  </w:style>
  <w:style w:type="paragraph" w:styleId="Title">
    <w:name w:val="Title"/>
    <w:basedOn w:val="Normal"/>
    <w:link w:val="TitleChar"/>
    <w:qFormat/>
    <w:rsid w:val="00D464F7"/>
    <w:pPr>
      <w:jc w:val="center"/>
    </w:pPr>
    <w:rPr>
      <w:b/>
      <w:sz w:val="18"/>
    </w:rPr>
  </w:style>
  <w:style w:type="character" w:customStyle="1" w:styleId="TitleChar">
    <w:name w:val="Title Char"/>
    <w:link w:val="Title"/>
    <w:rsid w:val="00D464F7"/>
    <w:rPr>
      <w:rFonts w:ascii="Bookman Old Style" w:hAnsi="Bookman Old Style"/>
      <w:b/>
      <w:sz w:val="18"/>
    </w:rPr>
  </w:style>
  <w:style w:type="paragraph" w:styleId="Subtitle">
    <w:name w:val="Subtitle"/>
    <w:basedOn w:val="Normal"/>
    <w:link w:val="SubtitleChar"/>
    <w:qFormat/>
    <w:rsid w:val="00D464F7"/>
    <w:pPr>
      <w:tabs>
        <w:tab w:val="left" w:pos="2520"/>
      </w:tabs>
    </w:pPr>
    <w:rPr>
      <w:b/>
      <w:sz w:val="18"/>
      <w:u w:val="single"/>
    </w:rPr>
  </w:style>
  <w:style w:type="character" w:customStyle="1" w:styleId="SubtitleChar">
    <w:name w:val="Subtitle Char"/>
    <w:link w:val="Subtitle"/>
    <w:rsid w:val="00D464F7"/>
    <w:rPr>
      <w:rFonts w:ascii="Bookman Old Style" w:hAnsi="Bookman Old Style"/>
      <w:b/>
      <w:sz w:val="18"/>
      <w:u w:val="single"/>
    </w:rPr>
  </w:style>
  <w:style w:type="character" w:styleId="Strong">
    <w:name w:val="Strong"/>
    <w:qFormat/>
    <w:rsid w:val="00D464F7"/>
    <w:rPr>
      <w:b/>
      <w:bCs/>
    </w:rPr>
  </w:style>
  <w:style w:type="paragraph" w:styleId="ListParagraph">
    <w:name w:val="List Paragraph"/>
    <w:basedOn w:val="Normal"/>
    <w:uiPriority w:val="34"/>
    <w:qFormat/>
    <w:rsid w:val="00D464F7"/>
    <w:pPr>
      <w:spacing w:after="200" w:line="276" w:lineRule="auto"/>
      <w:ind w:left="720"/>
      <w:contextualSpacing/>
    </w:pPr>
    <w:rPr>
      <w:rFonts w:ascii="Calibri" w:eastAsia="Calibri" w:hAnsi="Calibri"/>
      <w:sz w:val="22"/>
      <w:szCs w:val="22"/>
    </w:rPr>
  </w:style>
  <w:style w:type="paragraph" w:customStyle="1" w:styleId="CNCBulletList">
    <w:name w:val="CNC: Bullet List"/>
    <w:basedOn w:val="Normal"/>
    <w:rsid w:val="00D464F7"/>
    <w:pPr>
      <w:autoSpaceDE w:val="0"/>
      <w:autoSpaceDN w:val="0"/>
      <w:adjustRightInd w:val="0"/>
      <w:spacing w:before="120"/>
    </w:pPr>
    <w:rPr>
      <w:rFonts w:ascii="Verdana" w:eastAsia="Times" w:hAnsi="Verdana" w:cs="Verdana"/>
      <w:sz w:val="18"/>
      <w:szCs w:val="16"/>
    </w:rPr>
  </w:style>
  <w:style w:type="paragraph" w:customStyle="1" w:styleId="StyleCNCBulletListLeft0Firstline03">
    <w:name w:val="Style CNC: Bullet List + Left:  0&quot; First line:  0&quot;3"/>
    <w:basedOn w:val="CNCBulletList"/>
    <w:rsid w:val="00D464F7"/>
    <w:rPr>
      <w:rFonts w:eastAsia="Times New Roman"/>
    </w:rPr>
  </w:style>
  <w:style w:type="paragraph" w:customStyle="1" w:styleId="CharChar3Char">
    <w:name w:val="Char Char3 Char"/>
    <w:basedOn w:val="Normal"/>
    <w:rsid w:val="00D464F7"/>
    <w:pPr>
      <w:widowControl w:val="0"/>
      <w:adjustRightInd w:val="0"/>
      <w:spacing w:after="160" w:line="240" w:lineRule="exact"/>
      <w:textAlignment w:val="baseline"/>
    </w:pPr>
    <w:rPr>
      <w:rFonts w:ascii="Tahoma" w:hAnsi="Tahoma" w:cs="Tahoma"/>
    </w:rPr>
  </w:style>
  <w:style w:type="paragraph" w:customStyle="1" w:styleId="CNCBodyText">
    <w:name w:val="CNC: Body Text"/>
    <w:basedOn w:val="BodyText"/>
    <w:link w:val="CNCBodyTextChar2"/>
    <w:rsid w:val="00D464F7"/>
    <w:pPr>
      <w:autoSpaceDE w:val="0"/>
      <w:autoSpaceDN w:val="0"/>
      <w:adjustRightInd w:val="0"/>
      <w:spacing w:before="120" w:after="0"/>
    </w:pPr>
    <w:rPr>
      <w:rFonts w:ascii="Verdana" w:eastAsia="Times" w:hAnsi="Verdana" w:cs="Verdana"/>
      <w:sz w:val="18"/>
      <w:szCs w:val="16"/>
    </w:rPr>
  </w:style>
  <w:style w:type="character" w:customStyle="1" w:styleId="CNCBodyTextChar2">
    <w:name w:val="CNC: Body Text Char2"/>
    <w:link w:val="CNCBodyText"/>
    <w:rsid w:val="00D464F7"/>
    <w:rPr>
      <w:rFonts w:ascii="Verdana" w:eastAsia="Times" w:hAnsi="Verdana" w:cs="Verdana"/>
      <w:sz w:val="18"/>
      <w:szCs w:val="16"/>
    </w:rPr>
  </w:style>
  <w:style w:type="paragraph" w:styleId="BodyText">
    <w:name w:val="Body Text"/>
    <w:basedOn w:val="Normal"/>
    <w:link w:val="BodyTextChar1"/>
    <w:rsid w:val="00D464F7"/>
    <w:pPr>
      <w:spacing w:after="120"/>
    </w:pPr>
  </w:style>
  <w:style w:type="character" w:customStyle="1" w:styleId="BodyTextChar">
    <w:name w:val="Body Text Char"/>
    <w:rsid w:val="00D464F7"/>
    <w:rPr>
      <w:rFonts w:ascii="Verdana" w:hAnsi="Verdana" w:cs="Verdana"/>
      <w:color w:val="003300"/>
      <w:lang w:val="fr-FR" w:eastAsia="en-US" w:bidi="ar-SA"/>
    </w:rPr>
  </w:style>
  <w:style w:type="paragraph" w:customStyle="1" w:styleId="CNCSectionHeader">
    <w:name w:val="CNC: Section Header"/>
    <w:basedOn w:val="BodyText"/>
    <w:rsid w:val="00D464F7"/>
    <w:pPr>
      <w:autoSpaceDE w:val="0"/>
      <w:autoSpaceDN w:val="0"/>
      <w:adjustRightInd w:val="0"/>
      <w:spacing w:before="360" w:after="0"/>
    </w:pPr>
    <w:rPr>
      <w:rFonts w:ascii="Verdana" w:eastAsia="Times" w:hAnsi="Verdana" w:cs="Verdana"/>
      <w:smallCaps/>
    </w:rPr>
  </w:style>
  <w:style w:type="paragraph" w:customStyle="1" w:styleId="CNCSub-Section">
    <w:name w:val="CNC: Sub-Section"/>
    <w:basedOn w:val="CNCBodyText"/>
    <w:rsid w:val="00D464F7"/>
    <w:pPr>
      <w:spacing w:before="240"/>
    </w:pPr>
    <w:rPr>
      <w:b/>
      <w:u w:val="single"/>
    </w:rPr>
  </w:style>
  <w:style w:type="paragraph" w:customStyle="1" w:styleId="CMITableLabels">
    <w:name w:val="CMI Table Labels"/>
    <w:basedOn w:val="Normal"/>
    <w:autoRedefine/>
    <w:rsid w:val="00D464F7"/>
    <w:pPr>
      <w:autoSpaceDE w:val="0"/>
      <w:autoSpaceDN w:val="0"/>
      <w:adjustRightInd w:val="0"/>
    </w:pPr>
    <w:rPr>
      <w:rFonts w:ascii="Verdana" w:hAnsi="Verdana" w:cs="Verdana"/>
      <w:b/>
      <w:bCs/>
      <w:color w:val="FFFFFF"/>
      <w:lang w:val="fr-FR"/>
    </w:rPr>
  </w:style>
  <w:style w:type="paragraph" w:customStyle="1" w:styleId="bodycopy">
    <w:name w:val="bodycopy"/>
    <w:basedOn w:val="Normal"/>
    <w:next w:val="Normal"/>
    <w:rsid w:val="00D464F7"/>
    <w:pPr>
      <w:widowControl w:val="0"/>
      <w:autoSpaceDE w:val="0"/>
      <w:autoSpaceDN w:val="0"/>
      <w:adjustRightInd w:val="0"/>
      <w:spacing w:before="100" w:after="100"/>
    </w:pPr>
    <w:rPr>
      <w:rFonts w:ascii="Arial" w:hAnsi="Arial" w:cs="Arial"/>
    </w:rPr>
  </w:style>
  <w:style w:type="paragraph" w:customStyle="1" w:styleId="StyleCNCBodyTextAuto">
    <w:name w:val="Style CNC: Body Text + Auto"/>
    <w:basedOn w:val="CNCBodyText"/>
    <w:link w:val="StyleCNCBodyTextAutoChar"/>
    <w:rsid w:val="00D464F7"/>
    <w:rPr>
      <w:color w:val="003300"/>
    </w:rPr>
  </w:style>
  <w:style w:type="character" w:customStyle="1" w:styleId="StyleCNCBodyTextAutoChar">
    <w:name w:val="Style CNC: Body Text + Auto Char"/>
    <w:link w:val="StyleCNCBodyTextAuto"/>
    <w:rsid w:val="00D464F7"/>
    <w:rPr>
      <w:rFonts w:ascii="Verdana" w:eastAsia="Times" w:hAnsi="Verdana" w:cs="Verdana"/>
      <w:color w:val="003300"/>
      <w:sz w:val="18"/>
      <w:szCs w:val="16"/>
    </w:rPr>
  </w:style>
  <w:style w:type="paragraph" w:customStyle="1" w:styleId="StyleCNCBulletListLeft05Firstline0">
    <w:name w:val="Style CNC: Bullet List + Left:  0.5&quot; First line:  0&quot;"/>
    <w:basedOn w:val="CNCBulletList"/>
    <w:rsid w:val="00D464F7"/>
    <w:pPr>
      <w:tabs>
        <w:tab w:val="num" w:pos="720"/>
      </w:tabs>
      <w:ind w:left="720"/>
    </w:pPr>
    <w:rPr>
      <w:rFonts w:eastAsia="Times New Roman"/>
    </w:rPr>
  </w:style>
  <w:style w:type="paragraph" w:customStyle="1" w:styleId="CNCMajorSectionHeader">
    <w:name w:val="CNC: Major Section Header"/>
    <w:basedOn w:val="Heading3"/>
    <w:rsid w:val="00D464F7"/>
    <w:pPr>
      <w:autoSpaceDE w:val="0"/>
      <w:autoSpaceDN w:val="0"/>
      <w:adjustRightInd w:val="0"/>
      <w:spacing w:before="360" w:after="0"/>
    </w:pPr>
    <w:rPr>
      <w:rFonts w:eastAsia="Times"/>
      <w:sz w:val="24"/>
    </w:rPr>
  </w:style>
  <w:style w:type="paragraph" w:customStyle="1" w:styleId="StyleBodyText8pt">
    <w:name w:val="Style Body Text + 8 pt"/>
    <w:basedOn w:val="BodyText"/>
    <w:link w:val="StyleBodyText8ptChar"/>
    <w:rsid w:val="00D464F7"/>
    <w:pPr>
      <w:autoSpaceDE w:val="0"/>
      <w:autoSpaceDN w:val="0"/>
      <w:adjustRightInd w:val="0"/>
    </w:pPr>
    <w:rPr>
      <w:rFonts w:ascii="Verdana" w:hAnsi="Verdana" w:cs="Verdana"/>
      <w:sz w:val="18"/>
      <w:szCs w:val="16"/>
    </w:rPr>
  </w:style>
  <w:style w:type="character" w:customStyle="1" w:styleId="StyleBodyText8ptChar">
    <w:name w:val="Style Body Text + 8 pt Char"/>
    <w:link w:val="StyleBodyText8pt"/>
    <w:rsid w:val="00D464F7"/>
    <w:rPr>
      <w:rFonts w:ascii="Verdana" w:hAnsi="Verdana" w:cs="Verdana"/>
      <w:sz w:val="18"/>
      <w:szCs w:val="16"/>
    </w:rPr>
  </w:style>
  <w:style w:type="character" w:customStyle="1" w:styleId="CNCMajorSectionHeaderChar">
    <w:name w:val="CNC: Major Section Header Char"/>
    <w:rsid w:val="00D464F7"/>
    <w:rPr>
      <w:rFonts w:ascii="Verdana" w:eastAsia="Times" w:hAnsi="Verdana" w:cs="Arial"/>
      <w:b/>
      <w:bCs/>
      <w:sz w:val="24"/>
      <w:szCs w:val="26"/>
      <w:lang w:val="en-US" w:eastAsia="en-US" w:bidi="ar-SA"/>
    </w:rPr>
  </w:style>
  <w:style w:type="character" w:customStyle="1" w:styleId="CNCMajorSectionHeaderCharChar">
    <w:name w:val="CNC: Major Section Header Char Char"/>
    <w:rsid w:val="00D464F7"/>
    <w:rPr>
      <w:rFonts w:ascii="Verdana" w:eastAsia="Times" w:hAnsi="Verdana" w:cs="Arial"/>
      <w:b/>
      <w:bCs/>
      <w:sz w:val="24"/>
      <w:szCs w:val="26"/>
      <w:lang w:val="en-US" w:eastAsia="en-US" w:bidi="ar-SA"/>
    </w:rPr>
  </w:style>
  <w:style w:type="character" w:customStyle="1" w:styleId="CNCSectionHeaderChar">
    <w:name w:val="CNC: Section Header Char"/>
    <w:rsid w:val="00D464F7"/>
    <w:rPr>
      <w:rFonts w:ascii="Verdana" w:eastAsia="Times" w:hAnsi="Verdana"/>
      <w:smallCaps/>
      <w:lang w:val="en-US" w:eastAsia="en-US" w:bidi="ar-SA"/>
    </w:rPr>
  </w:style>
  <w:style w:type="character" w:customStyle="1" w:styleId="CNCSectionHeaderCharChar">
    <w:name w:val="CNC: Section Header Char Char"/>
    <w:rsid w:val="00D464F7"/>
    <w:rPr>
      <w:rFonts w:ascii="Verdana" w:eastAsia="Times" w:hAnsi="Verdana"/>
      <w:smallCaps/>
      <w:lang w:val="en-US" w:eastAsia="en-US" w:bidi="ar-SA"/>
    </w:rPr>
  </w:style>
  <w:style w:type="paragraph" w:customStyle="1" w:styleId="CNCTableDataLeft">
    <w:name w:val="CNC: Table Data Left"/>
    <w:basedOn w:val="Normal"/>
    <w:rsid w:val="00D464F7"/>
    <w:pPr>
      <w:autoSpaceDE w:val="0"/>
      <w:autoSpaceDN w:val="0"/>
      <w:adjustRightInd w:val="0"/>
      <w:spacing w:before="120"/>
    </w:pPr>
    <w:rPr>
      <w:rFonts w:ascii="Verdana" w:eastAsia="Times" w:hAnsi="Verdana" w:cs="Verdana"/>
      <w:bCs/>
      <w:sz w:val="16"/>
      <w:szCs w:val="16"/>
    </w:rPr>
  </w:style>
  <w:style w:type="paragraph" w:customStyle="1" w:styleId="CNCTableTitleBarLeft">
    <w:name w:val="CNC: Table Title Bar Left"/>
    <w:basedOn w:val="Normal"/>
    <w:rsid w:val="00D464F7"/>
    <w:pPr>
      <w:autoSpaceDE w:val="0"/>
      <w:autoSpaceDN w:val="0"/>
      <w:adjustRightInd w:val="0"/>
      <w:spacing w:before="120"/>
    </w:pPr>
    <w:rPr>
      <w:rFonts w:ascii="Verdana" w:eastAsia="Times" w:hAnsi="Verdana" w:cs="Verdana"/>
      <w:b/>
      <w:bCs/>
      <w:sz w:val="16"/>
      <w:szCs w:val="16"/>
    </w:rPr>
  </w:style>
  <w:style w:type="paragraph" w:customStyle="1" w:styleId="CNCFooter">
    <w:name w:val="CNC: Footer"/>
    <w:basedOn w:val="Footer"/>
    <w:rsid w:val="00D464F7"/>
    <w:pPr>
      <w:autoSpaceDE w:val="0"/>
      <w:autoSpaceDN w:val="0"/>
      <w:adjustRightInd w:val="0"/>
    </w:pPr>
    <w:rPr>
      <w:rFonts w:ascii="Verdana" w:eastAsia="Times" w:hAnsi="Verdana" w:cs="Verdana"/>
      <w:szCs w:val="16"/>
    </w:rPr>
  </w:style>
  <w:style w:type="paragraph" w:styleId="Footer">
    <w:name w:val="footer"/>
    <w:basedOn w:val="Normal"/>
    <w:link w:val="FooterChar"/>
    <w:rsid w:val="00D464F7"/>
    <w:pPr>
      <w:tabs>
        <w:tab w:val="center" w:pos="4320"/>
        <w:tab w:val="right" w:pos="8640"/>
      </w:tabs>
    </w:pPr>
  </w:style>
  <w:style w:type="character" w:customStyle="1" w:styleId="FooterChar">
    <w:name w:val="Footer Char"/>
    <w:link w:val="Footer"/>
    <w:rsid w:val="00D464F7"/>
    <w:rPr>
      <w:rFonts w:ascii="Bookman Old Style" w:hAnsi="Bookman Old Style"/>
    </w:rPr>
  </w:style>
  <w:style w:type="paragraph" w:customStyle="1" w:styleId="CNCAction">
    <w:name w:val="CNC: Action"/>
    <w:basedOn w:val="CNCFooter"/>
    <w:rsid w:val="00D464F7"/>
    <w:pPr>
      <w:spacing w:before="60"/>
      <w:ind w:left="864"/>
    </w:pPr>
    <w:rPr>
      <w:b/>
      <w:sz w:val="14"/>
    </w:rPr>
  </w:style>
  <w:style w:type="character" w:customStyle="1" w:styleId="CNCAppendixIndex">
    <w:name w:val="CNC: Appendix Index"/>
    <w:rsid w:val="00D464F7"/>
    <w:rPr>
      <w:rFonts w:ascii="Verdana" w:hAnsi="Verdana"/>
      <w:i/>
      <w:color w:val="000080"/>
      <w:sz w:val="16"/>
    </w:rPr>
  </w:style>
  <w:style w:type="character" w:customStyle="1" w:styleId="CNCBodyTextChar">
    <w:name w:val="CNC: Body Text Char"/>
    <w:rsid w:val="00D464F7"/>
    <w:rPr>
      <w:rFonts w:ascii="Verdana" w:eastAsia="Times" w:hAnsi="Verdana"/>
      <w:sz w:val="18"/>
      <w:lang w:val="en-US" w:eastAsia="en-US" w:bidi="ar-SA"/>
    </w:rPr>
  </w:style>
  <w:style w:type="paragraph" w:customStyle="1" w:styleId="CNCDocHeaderDocType">
    <w:name w:val="CNC: Doc Header Doc Type"/>
    <w:basedOn w:val="Heading8"/>
    <w:rsid w:val="00D464F7"/>
    <w:pPr>
      <w:numPr>
        <w:numId w:val="1"/>
      </w:numPr>
      <w:tabs>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jc w:val="right"/>
    </w:pPr>
    <w:rPr>
      <w:rFonts w:ascii="Verdana" w:eastAsia="Times" w:hAnsi="Verdana" w:cs="Verdana"/>
      <w:b/>
      <w:iCs/>
      <w:snapToGrid/>
      <w:sz w:val="20"/>
      <w:szCs w:val="16"/>
      <w:u w:val="none"/>
    </w:rPr>
  </w:style>
  <w:style w:type="paragraph" w:customStyle="1" w:styleId="CNCDocHeaderDocSubject">
    <w:name w:val="CNC: Doc Header Doc Subject"/>
    <w:basedOn w:val="CNCDocHeaderDocType"/>
    <w:rsid w:val="00D464F7"/>
    <w:pPr>
      <w:numPr>
        <w:numId w:val="0"/>
      </w:numPr>
    </w:pPr>
    <w:rPr>
      <w:i/>
    </w:rPr>
  </w:style>
  <w:style w:type="paragraph" w:customStyle="1" w:styleId="CNCDocumentHeader">
    <w:name w:val="CNC: Document Header"/>
    <w:basedOn w:val="Heading8"/>
    <w:rsid w:val="00D464F7"/>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autoSpaceDE w:val="0"/>
      <w:autoSpaceDN w:val="0"/>
      <w:adjustRightInd w:val="0"/>
      <w:jc w:val="right"/>
    </w:pPr>
    <w:rPr>
      <w:rFonts w:ascii="Verdana" w:eastAsia="Times" w:hAnsi="Verdana" w:cs="Verdana"/>
      <w:b/>
      <w:iCs/>
      <w:snapToGrid/>
      <w:sz w:val="20"/>
      <w:szCs w:val="16"/>
      <w:u w:val="none"/>
    </w:rPr>
  </w:style>
  <w:style w:type="paragraph" w:customStyle="1" w:styleId="CNCEmail">
    <w:name w:val="CNC: Email"/>
    <w:rsid w:val="00D464F7"/>
    <w:pPr>
      <w:jc w:val="both"/>
    </w:pPr>
    <w:rPr>
      <w:rFonts w:ascii="Verdana" w:hAnsi="Verdana" w:cs="Arial"/>
      <w:color w:val="000080"/>
      <w:sz w:val="16"/>
    </w:rPr>
  </w:style>
  <w:style w:type="paragraph" w:customStyle="1" w:styleId="CNCFigureTitle">
    <w:name w:val="CNC: Figure Title"/>
    <w:basedOn w:val="CNCBodyText"/>
    <w:rsid w:val="00D464F7"/>
    <w:rPr>
      <w:b/>
      <w:bCs/>
    </w:rPr>
  </w:style>
  <w:style w:type="paragraph" w:customStyle="1" w:styleId="CNCNumberedList">
    <w:name w:val="CNC: Numbered List"/>
    <w:basedOn w:val="CNCBulletList"/>
    <w:rsid w:val="00D464F7"/>
    <w:pPr>
      <w:tabs>
        <w:tab w:val="num" w:pos="720"/>
      </w:tabs>
      <w:ind w:left="720" w:hanging="360"/>
    </w:pPr>
  </w:style>
  <w:style w:type="paragraph" w:customStyle="1" w:styleId="CNCPageHeaderDocType">
    <w:name w:val="CNC: Page Header Doc Type"/>
    <w:basedOn w:val="Heading3"/>
    <w:rsid w:val="00D464F7"/>
    <w:pPr>
      <w:autoSpaceDE w:val="0"/>
      <w:autoSpaceDN w:val="0"/>
      <w:adjustRightInd w:val="0"/>
      <w:spacing w:before="0" w:after="0" w:line="300" w:lineRule="atLeast"/>
    </w:pPr>
    <w:rPr>
      <w:rFonts w:eastAsia="Times" w:cs="Times New Roman"/>
      <w:bCs w:val="0"/>
      <w:smallCaps w:val="0"/>
      <w:sz w:val="20"/>
      <w:szCs w:val="20"/>
    </w:rPr>
  </w:style>
  <w:style w:type="paragraph" w:customStyle="1" w:styleId="CNCPageHeaderProjectName">
    <w:name w:val="CNC: Page Header Project Name"/>
    <w:basedOn w:val="Normal"/>
    <w:rsid w:val="00D464F7"/>
    <w:pPr>
      <w:autoSpaceDE w:val="0"/>
      <w:autoSpaceDN w:val="0"/>
      <w:adjustRightInd w:val="0"/>
    </w:pPr>
    <w:rPr>
      <w:rFonts w:ascii="Verdana" w:eastAsia="Times" w:hAnsi="Verdana" w:cs="Verdana"/>
      <w:szCs w:val="16"/>
    </w:rPr>
  </w:style>
  <w:style w:type="paragraph" w:customStyle="1" w:styleId="CNCQuestion">
    <w:name w:val="CNC: Question"/>
    <w:basedOn w:val="CNCBodyText"/>
    <w:rsid w:val="00D464F7"/>
    <w:pPr>
      <w:pBdr>
        <w:top w:val="single" w:sz="4" w:space="1" w:color="auto" w:shadow="1"/>
        <w:left w:val="single" w:sz="4" w:space="4" w:color="auto" w:shadow="1"/>
        <w:bottom w:val="single" w:sz="4" w:space="1" w:color="auto" w:shadow="1"/>
        <w:right w:val="single" w:sz="4" w:space="4" w:color="auto" w:shadow="1"/>
      </w:pBdr>
      <w:shd w:val="clear" w:color="auto" w:fill="FFFF00"/>
    </w:pPr>
    <w:rPr>
      <w:b/>
    </w:rPr>
  </w:style>
  <w:style w:type="paragraph" w:customStyle="1" w:styleId="CNCSectionDescriotion">
    <w:name w:val="CNC: Section Descriotion"/>
    <w:basedOn w:val="CNCBodyText"/>
    <w:rsid w:val="00D464F7"/>
    <w:rPr>
      <w:i/>
    </w:rPr>
  </w:style>
  <w:style w:type="paragraph" w:customStyle="1" w:styleId="CNCSectionDescription">
    <w:name w:val="CNC: Section Description"/>
    <w:basedOn w:val="CNCBodyText"/>
    <w:rsid w:val="00D464F7"/>
    <w:rPr>
      <w:i/>
      <w:color w:val="0000FF"/>
    </w:rPr>
  </w:style>
  <w:style w:type="paragraph" w:customStyle="1" w:styleId="CNCSectionTitlePage">
    <w:name w:val="CNC: Section Title Page"/>
    <w:basedOn w:val="CNCMajorSectionHeader"/>
    <w:rsid w:val="00D464F7"/>
    <w:pPr>
      <w:pageBreakBefore/>
      <w:shd w:val="clear" w:color="auto" w:fill="FFFF99"/>
      <w:jc w:val="center"/>
    </w:pPr>
    <w:rPr>
      <w:color w:val="000080"/>
      <w:sz w:val="28"/>
      <w:szCs w:val="28"/>
    </w:rPr>
  </w:style>
  <w:style w:type="paragraph" w:customStyle="1" w:styleId="CNCTableDataLeftRed">
    <w:name w:val="CNC: Table Data Left Red"/>
    <w:basedOn w:val="CNCTableDataLeft"/>
    <w:rsid w:val="00D464F7"/>
    <w:rPr>
      <w:color w:val="FF0000"/>
    </w:rPr>
  </w:style>
  <w:style w:type="paragraph" w:customStyle="1" w:styleId="CNCTableDataLgLeft">
    <w:name w:val="CNC: Table Data Lg Left"/>
    <w:basedOn w:val="CNCTableDataLeft"/>
    <w:rsid w:val="00D464F7"/>
    <w:rPr>
      <w:sz w:val="20"/>
    </w:rPr>
  </w:style>
  <w:style w:type="paragraph" w:customStyle="1" w:styleId="CNCTableDataRg">
    <w:name w:val="CNC: Table Data Rg"/>
    <w:basedOn w:val="CNCTableDataLeft"/>
    <w:rsid w:val="00D464F7"/>
    <w:pPr>
      <w:jc w:val="right"/>
    </w:pPr>
  </w:style>
  <w:style w:type="paragraph" w:customStyle="1" w:styleId="CNCTableTitleBarLgLeft">
    <w:name w:val="CNC: Table Title Bar Lg Left"/>
    <w:basedOn w:val="CNCTableTitleBarLeft"/>
    <w:rsid w:val="00D464F7"/>
    <w:rPr>
      <w:sz w:val="20"/>
    </w:rPr>
  </w:style>
  <w:style w:type="paragraph" w:customStyle="1" w:styleId="CNCTableTitleBarRg">
    <w:name w:val="CNC: Table Title Bar Rg"/>
    <w:basedOn w:val="CNCTableTitleBarLeft"/>
    <w:rsid w:val="00D464F7"/>
    <w:pPr>
      <w:framePr w:wrap="auto" w:vAnchor="text" w:hAnchor="page" w:x="1700"/>
      <w:jc w:val="right"/>
    </w:pPr>
    <w:rPr>
      <w:color w:val="000000"/>
    </w:rPr>
  </w:style>
  <w:style w:type="paragraph" w:customStyle="1" w:styleId="CNCTableTitleSummary">
    <w:name w:val="CNC: Table Title Summary"/>
    <w:basedOn w:val="CNCSectionHeader"/>
    <w:rsid w:val="00D464F7"/>
    <w:pPr>
      <w:framePr w:hSpace="187" w:vSpace="187" w:wrap="around" w:vAnchor="text" w:hAnchor="page" w:x="1700" w:y="1"/>
      <w:spacing w:before="0"/>
    </w:pPr>
  </w:style>
  <w:style w:type="paragraph" w:customStyle="1" w:styleId="CNCTableTitleSummarySm">
    <w:name w:val="CNC: Table Title Summary Sm"/>
    <w:basedOn w:val="CNCTableTitleSummary"/>
    <w:rsid w:val="00D464F7"/>
    <w:pPr>
      <w:framePr w:hSpace="0" w:vSpace="0" w:wrap="auto" w:vAnchor="margin" w:hAnchor="text" w:xAlign="left" w:yAlign="inline"/>
      <w:spacing w:before="60" w:after="60"/>
    </w:pPr>
    <w:rPr>
      <w:sz w:val="16"/>
    </w:rPr>
  </w:style>
  <w:style w:type="paragraph" w:customStyle="1" w:styleId="CNCTitlePageClientName">
    <w:name w:val="CNC: Title Page Client Name"/>
    <w:basedOn w:val="Normal"/>
    <w:rsid w:val="00D464F7"/>
    <w:pPr>
      <w:autoSpaceDE w:val="0"/>
      <w:autoSpaceDN w:val="0"/>
      <w:adjustRightInd w:val="0"/>
      <w:spacing w:before="120"/>
      <w:jc w:val="right"/>
    </w:pPr>
    <w:rPr>
      <w:rFonts w:ascii="Verdana" w:eastAsia="Times" w:hAnsi="Verdana" w:cs="Verdana"/>
      <w:b/>
      <w:bCs/>
      <w:szCs w:val="16"/>
    </w:rPr>
  </w:style>
  <w:style w:type="paragraph" w:customStyle="1" w:styleId="CNCTitlePageDocType">
    <w:name w:val="CNC: Title Page Doc Type"/>
    <w:basedOn w:val="Normal"/>
    <w:rsid w:val="00D464F7"/>
    <w:pPr>
      <w:autoSpaceDE w:val="0"/>
      <w:autoSpaceDN w:val="0"/>
      <w:adjustRightInd w:val="0"/>
      <w:spacing w:before="120"/>
      <w:jc w:val="right"/>
    </w:pPr>
    <w:rPr>
      <w:rFonts w:ascii="Verdana" w:eastAsia="Times" w:hAnsi="Verdana" w:cs="Verdana"/>
      <w:b/>
      <w:color w:val="000000"/>
      <w:sz w:val="28"/>
      <w:szCs w:val="16"/>
    </w:rPr>
  </w:style>
  <w:style w:type="paragraph" w:customStyle="1" w:styleId="CNCTitlePageLastModified">
    <w:name w:val="CNC: Title Page Last Modified"/>
    <w:basedOn w:val="Normal"/>
    <w:rsid w:val="00D464F7"/>
    <w:pPr>
      <w:autoSpaceDE w:val="0"/>
      <w:autoSpaceDN w:val="0"/>
      <w:adjustRightInd w:val="0"/>
      <w:jc w:val="right"/>
    </w:pPr>
    <w:rPr>
      <w:rFonts w:ascii="Verdana" w:eastAsia="Times" w:hAnsi="Verdana" w:cs="Verdana"/>
      <w:sz w:val="18"/>
      <w:szCs w:val="16"/>
    </w:rPr>
  </w:style>
  <w:style w:type="paragraph" w:customStyle="1" w:styleId="CNCTitlePageProjectName">
    <w:name w:val="CNC: Title Page Project Name"/>
    <w:basedOn w:val="Normal"/>
    <w:rsid w:val="00D464F7"/>
    <w:pPr>
      <w:autoSpaceDE w:val="0"/>
      <w:autoSpaceDN w:val="0"/>
      <w:adjustRightInd w:val="0"/>
      <w:spacing w:before="120"/>
      <w:jc w:val="right"/>
    </w:pPr>
    <w:rPr>
      <w:rFonts w:ascii="Verdana" w:eastAsia="Times" w:hAnsi="Verdana" w:cs="Verdana"/>
      <w:b/>
      <w:color w:val="000000"/>
      <w:szCs w:val="16"/>
    </w:rPr>
  </w:style>
  <w:style w:type="paragraph" w:customStyle="1" w:styleId="CNCTitlePAgeProjectRef">
    <w:name w:val="CNC: Title PAge Project Ref"/>
    <w:basedOn w:val="CNCTitlePageProjectName"/>
    <w:rsid w:val="00D464F7"/>
    <w:pPr>
      <w:spacing w:before="0"/>
    </w:pPr>
  </w:style>
  <w:style w:type="paragraph" w:customStyle="1" w:styleId="CNCTitlePageProjectRef0">
    <w:name w:val="CNC: Title Page Project Ref"/>
    <w:basedOn w:val="CNCTitlePageProjectName"/>
    <w:rsid w:val="00D464F7"/>
    <w:pPr>
      <w:spacing w:before="0"/>
    </w:pPr>
  </w:style>
  <w:style w:type="paragraph" w:customStyle="1" w:styleId="CNCTitlePageSub-Title">
    <w:name w:val="CNC: Title Page Sub-Title"/>
    <w:basedOn w:val="Heading2"/>
    <w:rsid w:val="00D464F7"/>
    <w:pPr>
      <w:autoSpaceDE w:val="0"/>
      <w:autoSpaceDN w:val="0"/>
      <w:adjustRightInd w:val="0"/>
      <w:spacing w:before="120" w:line="300" w:lineRule="atLeast"/>
      <w:jc w:val="right"/>
    </w:pPr>
    <w:rPr>
      <w:rFonts w:ascii="Times New Roman" w:eastAsia="Times" w:hAnsi="Times New Roman" w:cs="Times New Roman"/>
      <w:bCs w:val="0"/>
      <w:i w:val="0"/>
      <w:iCs w:val="0"/>
      <w:smallCaps/>
      <w:kern w:val="28"/>
      <w:sz w:val="22"/>
      <w:szCs w:val="24"/>
    </w:rPr>
  </w:style>
  <w:style w:type="paragraph" w:customStyle="1" w:styleId="CNCTOCHeader">
    <w:name w:val="CNC: TOC Header"/>
    <w:basedOn w:val="CNCMajorSectionHeader"/>
    <w:rsid w:val="00D464F7"/>
  </w:style>
  <w:style w:type="paragraph" w:customStyle="1" w:styleId="CMISectionBullets">
    <w:name w:val="CMI Section Bullets"/>
    <w:basedOn w:val="BodyText"/>
    <w:rsid w:val="00D464F7"/>
    <w:pPr>
      <w:tabs>
        <w:tab w:val="num" w:pos="360"/>
      </w:tabs>
      <w:autoSpaceDE w:val="0"/>
      <w:autoSpaceDN w:val="0"/>
      <w:adjustRightInd w:val="0"/>
      <w:ind w:left="360" w:hanging="360"/>
    </w:pPr>
    <w:rPr>
      <w:rFonts w:ascii="Verdana" w:hAnsi="Verdana" w:cs="Verdana"/>
      <w:bCs/>
      <w:color w:val="003300"/>
      <w:lang w:val="fr-FR"/>
    </w:rPr>
  </w:style>
  <w:style w:type="paragraph" w:customStyle="1" w:styleId="BulletListInd">
    <w:name w:val="Bullet List Ind"/>
    <w:basedOn w:val="Normal"/>
    <w:rsid w:val="00D464F7"/>
    <w:pPr>
      <w:autoSpaceDE w:val="0"/>
      <w:autoSpaceDN w:val="0"/>
      <w:adjustRightInd w:val="0"/>
      <w:spacing w:after="40" w:line="300" w:lineRule="atLeast"/>
    </w:pPr>
    <w:rPr>
      <w:rFonts w:ascii="Verdana" w:hAnsi="Verdana" w:cs="Verdana"/>
      <w:sz w:val="22"/>
      <w:szCs w:val="16"/>
    </w:rPr>
  </w:style>
  <w:style w:type="paragraph" w:customStyle="1" w:styleId="Number">
    <w:name w:val="Number"/>
    <w:basedOn w:val="Normal"/>
    <w:rsid w:val="00D464F7"/>
    <w:pPr>
      <w:autoSpaceDE w:val="0"/>
      <w:autoSpaceDN w:val="0"/>
      <w:adjustRightInd w:val="0"/>
      <w:spacing w:before="60" w:after="80" w:line="300" w:lineRule="atLeast"/>
    </w:pPr>
    <w:rPr>
      <w:rFonts w:ascii="Verdana" w:hAnsi="Verdana" w:cs="Verdana"/>
      <w:sz w:val="22"/>
      <w:szCs w:val="16"/>
    </w:rPr>
  </w:style>
  <w:style w:type="paragraph" w:customStyle="1" w:styleId="ListNumberIndent">
    <w:name w:val="List Number Indent"/>
    <w:basedOn w:val="Normal"/>
    <w:rsid w:val="00D464F7"/>
    <w:pPr>
      <w:autoSpaceDE w:val="0"/>
      <w:autoSpaceDN w:val="0"/>
      <w:adjustRightInd w:val="0"/>
      <w:spacing w:before="60" w:after="60"/>
    </w:pPr>
    <w:rPr>
      <w:rFonts w:ascii="Verdana" w:hAnsi="Verdana" w:cs="Verdana"/>
      <w:snapToGrid w:val="0"/>
      <w:sz w:val="22"/>
      <w:szCs w:val="16"/>
    </w:rPr>
  </w:style>
  <w:style w:type="paragraph" w:customStyle="1" w:styleId="xl72">
    <w:name w:val="xl72"/>
    <w:basedOn w:val="Normal"/>
    <w:rsid w:val="00D464F7"/>
    <w:pPr>
      <w:pBdr>
        <w:top w:val="single" w:sz="4" w:space="0" w:color="auto"/>
        <w:left w:val="single" w:sz="4" w:space="0" w:color="auto"/>
        <w:bottom w:val="single" w:sz="4" w:space="0" w:color="auto"/>
        <w:right w:val="single" w:sz="4" w:space="0" w:color="auto"/>
      </w:pBdr>
      <w:autoSpaceDE w:val="0"/>
      <w:autoSpaceDN w:val="0"/>
      <w:adjustRightInd w:val="0"/>
      <w:spacing w:before="100" w:beforeAutospacing="1" w:after="100" w:afterAutospacing="1"/>
      <w:jc w:val="right"/>
    </w:pPr>
    <w:rPr>
      <w:rFonts w:ascii="Tahoma" w:eastAsia="Arial Unicode MS" w:hAnsi="Tahoma" w:cs="Tahoma"/>
      <w:color w:val="FFFFFF"/>
      <w:szCs w:val="16"/>
    </w:rPr>
  </w:style>
  <w:style w:type="paragraph" w:customStyle="1" w:styleId="xl76">
    <w:name w:val="xl76"/>
    <w:basedOn w:val="Normal"/>
    <w:rsid w:val="00D464F7"/>
    <w:pPr>
      <w:pBdr>
        <w:top w:val="single" w:sz="4" w:space="0" w:color="auto"/>
        <w:left w:val="single" w:sz="4" w:space="0" w:color="auto"/>
        <w:bottom w:val="single" w:sz="4" w:space="0" w:color="auto"/>
        <w:right w:val="single" w:sz="4" w:space="0" w:color="auto"/>
      </w:pBdr>
      <w:shd w:val="clear" w:color="auto" w:fill="C0C0C0"/>
      <w:autoSpaceDE w:val="0"/>
      <w:autoSpaceDN w:val="0"/>
      <w:adjustRightInd w:val="0"/>
      <w:spacing w:before="100" w:beforeAutospacing="1" w:after="100" w:afterAutospacing="1"/>
    </w:pPr>
    <w:rPr>
      <w:rFonts w:ascii="Tahoma" w:eastAsia="Arial Unicode MS" w:hAnsi="Tahoma" w:cs="Tahoma"/>
      <w:b/>
      <w:bCs/>
      <w:szCs w:val="16"/>
    </w:rPr>
  </w:style>
  <w:style w:type="paragraph" w:customStyle="1" w:styleId="CheckBoxes">
    <w:name w:val="Check Boxes"/>
    <w:basedOn w:val="Normal"/>
    <w:rsid w:val="00D464F7"/>
    <w:pPr>
      <w:tabs>
        <w:tab w:val="num" w:pos="1080"/>
      </w:tabs>
      <w:autoSpaceDE w:val="0"/>
      <w:autoSpaceDN w:val="0"/>
      <w:adjustRightInd w:val="0"/>
      <w:spacing w:before="120"/>
      <w:ind w:left="1080" w:hanging="360"/>
    </w:pPr>
    <w:rPr>
      <w:rFonts w:ascii="Verdana" w:eastAsia="Times" w:hAnsi="Verdana" w:cs="Verdana"/>
      <w:sz w:val="16"/>
      <w:szCs w:val="16"/>
    </w:rPr>
  </w:style>
  <w:style w:type="paragraph" w:customStyle="1" w:styleId="InsideAddress">
    <w:name w:val="Inside Address"/>
    <w:basedOn w:val="Normal"/>
    <w:rsid w:val="00D464F7"/>
    <w:rPr>
      <w:szCs w:val="16"/>
    </w:rPr>
  </w:style>
  <w:style w:type="character" w:customStyle="1" w:styleId="StyleAuto">
    <w:name w:val="Style Auto"/>
    <w:rsid w:val="00D464F7"/>
    <w:rPr>
      <w:rFonts w:ascii="Verdana" w:hAnsi="Verdana"/>
      <w:color w:val="auto"/>
      <w:sz w:val="16"/>
      <w:szCs w:val="16"/>
    </w:rPr>
  </w:style>
  <w:style w:type="paragraph" w:customStyle="1" w:styleId="StyleBodyTextAuto">
    <w:name w:val="Style Body Text + Auto"/>
    <w:basedOn w:val="BodyText"/>
    <w:rsid w:val="00D464F7"/>
    <w:pPr>
      <w:autoSpaceDE w:val="0"/>
      <w:autoSpaceDN w:val="0"/>
      <w:adjustRightInd w:val="0"/>
    </w:pPr>
    <w:rPr>
      <w:rFonts w:ascii="Verdana" w:hAnsi="Verdana" w:cs="Verdana"/>
      <w:sz w:val="16"/>
      <w:szCs w:val="16"/>
    </w:rPr>
  </w:style>
  <w:style w:type="character" w:customStyle="1" w:styleId="StyleBodyTextAutoChar">
    <w:name w:val="Style Body Text + Auto Char"/>
    <w:rsid w:val="00D464F7"/>
    <w:rPr>
      <w:rFonts w:ascii="Verdana" w:hAnsi="Verdana" w:cs="Verdana"/>
      <w:color w:val="003300"/>
      <w:sz w:val="16"/>
      <w:lang w:val="fr-FR" w:eastAsia="en-US" w:bidi="ar-SA"/>
    </w:rPr>
  </w:style>
  <w:style w:type="paragraph" w:customStyle="1" w:styleId="StyleHeading3AutoLeft03Hanging05Before0pt">
    <w:name w:val="Style Heading 3 + Auto Left:  0.3&quot; Hanging:  0.5&quot; Before:  0 pt..."/>
    <w:basedOn w:val="Heading3"/>
    <w:rsid w:val="00D464F7"/>
    <w:pPr>
      <w:autoSpaceDE w:val="0"/>
      <w:autoSpaceDN w:val="0"/>
      <w:adjustRightInd w:val="0"/>
      <w:spacing w:before="0" w:after="120"/>
      <w:ind w:left="720" w:hanging="720"/>
    </w:pPr>
    <w:rPr>
      <w:rFonts w:cs="Times New Roman"/>
      <w:sz w:val="18"/>
      <w:szCs w:val="20"/>
    </w:rPr>
  </w:style>
  <w:style w:type="paragraph" w:customStyle="1" w:styleId="StyleHeading2AutoLeft0Hanging05Before0ptA">
    <w:name w:val="Style Heading 2 + Auto Left:  0&quot; Hanging:  0.5&quot; Before:  0 pt A..."/>
    <w:basedOn w:val="Heading2"/>
    <w:rsid w:val="00D464F7"/>
    <w:pPr>
      <w:autoSpaceDE w:val="0"/>
      <w:autoSpaceDN w:val="0"/>
      <w:adjustRightInd w:val="0"/>
      <w:spacing w:before="0" w:after="120"/>
      <w:ind w:left="720" w:hanging="720"/>
    </w:pPr>
    <w:rPr>
      <w:rFonts w:ascii="Verdana" w:hAnsi="Verdana" w:cs="Times New Roman"/>
      <w:sz w:val="20"/>
      <w:szCs w:val="20"/>
    </w:rPr>
  </w:style>
  <w:style w:type="paragraph" w:customStyle="1" w:styleId="StyleHeading4AutoLeft05Hanging05Before0pt">
    <w:name w:val="Style Heading 4 + Auto Left:  0.5&quot; Hanging:  0.5&quot; Before:  0 pt..."/>
    <w:basedOn w:val="Heading4"/>
    <w:rsid w:val="00D464F7"/>
    <w:pPr>
      <w:spacing w:before="0" w:after="120"/>
      <w:ind w:left="720" w:hanging="720"/>
    </w:pPr>
    <w:rPr>
      <w:sz w:val="20"/>
      <w:szCs w:val="20"/>
    </w:rPr>
  </w:style>
  <w:style w:type="character" w:customStyle="1" w:styleId="StyleAutoUnderline">
    <w:name w:val="Style Auto Underline"/>
    <w:rsid w:val="00D464F7"/>
    <w:rPr>
      <w:rFonts w:ascii="Verdana" w:hAnsi="Verdana"/>
      <w:color w:val="auto"/>
      <w:sz w:val="18"/>
      <w:u w:val="single"/>
    </w:rPr>
  </w:style>
  <w:style w:type="paragraph" w:customStyle="1" w:styleId="StyleHeading3NotBoldAutoUnderlineLeft03Hanging">
    <w:name w:val="Style Heading 3 + Not Bold Auto Underline Left:  0.3&quot; Hanging: ..."/>
    <w:basedOn w:val="Heading3"/>
    <w:rsid w:val="00D464F7"/>
    <w:pPr>
      <w:autoSpaceDE w:val="0"/>
      <w:autoSpaceDN w:val="0"/>
      <w:adjustRightInd w:val="0"/>
      <w:spacing w:before="0" w:after="120"/>
      <w:ind w:left="720" w:hanging="720"/>
    </w:pPr>
    <w:rPr>
      <w:rFonts w:cs="Times New Roman"/>
      <w:b w:val="0"/>
      <w:bCs w:val="0"/>
      <w:sz w:val="20"/>
      <w:szCs w:val="20"/>
    </w:rPr>
  </w:style>
  <w:style w:type="paragraph" w:customStyle="1" w:styleId="StyleCNCBulletListLeft0Firstline0">
    <w:name w:val="Style CNC: Bullet List + Left:  0&quot; First line:  0&quot;"/>
    <w:basedOn w:val="CNCBulletList"/>
    <w:rsid w:val="00D464F7"/>
    <w:pPr>
      <w:tabs>
        <w:tab w:val="num" w:pos="720"/>
      </w:tabs>
    </w:pPr>
    <w:rPr>
      <w:rFonts w:cs="Times New Roman"/>
    </w:rPr>
  </w:style>
  <w:style w:type="paragraph" w:customStyle="1" w:styleId="StyleCNCBulletListLeft0Firstline01">
    <w:name w:val="Style CNC: Bullet List + Left:  0&quot; First line:  0&quot;1"/>
    <w:basedOn w:val="CNCBulletList"/>
    <w:rsid w:val="00D464F7"/>
    <w:pPr>
      <w:tabs>
        <w:tab w:val="num" w:pos="720"/>
      </w:tabs>
    </w:pPr>
    <w:rPr>
      <w:rFonts w:cs="Times New Roman"/>
    </w:rPr>
  </w:style>
  <w:style w:type="paragraph" w:customStyle="1" w:styleId="StyleCNCBulletListKernat14pt">
    <w:name w:val="Style CNC: Bullet List + Kern at 14 pt"/>
    <w:basedOn w:val="CNCBulletList"/>
    <w:rsid w:val="00D464F7"/>
    <w:pPr>
      <w:tabs>
        <w:tab w:val="num" w:pos="720"/>
      </w:tabs>
      <w:ind w:left="720" w:hanging="360"/>
    </w:pPr>
    <w:rPr>
      <w:kern w:val="28"/>
    </w:rPr>
  </w:style>
  <w:style w:type="paragraph" w:customStyle="1" w:styleId="StyleCNCBulletListLeft0Firstline02">
    <w:name w:val="Style CNC: Bullet List + Left:  0&quot; First line:  0&quot;2"/>
    <w:basedOn w:val="CNCBulletList"/>
    <w:rsid w:val="00D464F7"/>
    <w:pPr>
      <w:tabs>
        <w:tab w:val="num" w:pos="720"/>
      </w:tabs>
    </w:pPr>
    <w:rPr>
      <w:rFonts w:cs="Times New Roman"/>
    </w:rPr>
  </w:style>
  <w:style w:type="paragraph" w:customStyle="1" w:styleId="StyleCNCBulletListLeft0Firstline0Kernat14pt">
    <w:name w:val="Style CNC: Bullet List + Left:  0&quot; First line:  0&quot; Kern at 14 pt"/>
    <w:basedOn w:val="CNCBulletList"/>
    <w:rsid w:val="00D464F7"/>
    <w:pPr>
      <w:tabs>
        <w:tab w:val="num" w:pos="720"/>
      </w:tabs>
    </w:pPr>
    <w:rPr>
      <w:rFonts w:cs="Times New Roman"/>
      <w:kern w:val="28"/>
    </w:rPr>
  </w:style>
  <w:style w:type="paragraph" w:customStyle="1" w:styleId="StyleHeading4Left0Hanging05Before0ptAfter">
    <w:name w:val="Style Heading 4 + Left:  0&quot; Hanging:  0.5&quot; Before:  0 pt After: ..."/>
    <w:basedOn w:val="Heading4"/>
    <w:rsid w:val="00D464F7"/>
    <w:pPr>
      <w:spacing w:before="0" w:after="120"/>
      <w:ind w:left="720" w:hanging="720"/>
    </w:pPr>
    <w:rPr>
      <w:rFonts w:ascii="Verdana" w:hAnsi="Verdana"/>
      <w:sz w:val="18"/>
      <w:szCs w:val="20"/>
    </w:rPr>
  </w:style>
  <w:style w:type="paragraph" w:customStyle="1" w:styleId="50s">
    <w:name w:val=".5/0s"/>
    <w:basedOn w:val="Normal"/>
    <w:rsid w:val="00D464F7"/>
    <w:pPr>
      <w:spacing w:after="240"/>
      <w:ind w:firstLine="720"/>
    </w:pPr>
    <w:rPr>
      <w:szCs w:val="16"/>
    </w:rPr>
  </w:style>
  <w:style w:type="character" w:customStyle="1" w:styleId="CNCBodyTextChar1">
    <w:name w:val="CNC: Body Text Char1"/>
    <w:rsid w:val="00D464F7"/>
    <w:rPr>
      <w:rFonts w:ascii="Verdana" w:eastAsia="Times" w:hAnsi="Verdana" w:cs="Verdana"/>
      <w:color w:val="003300"/>
      <w:sz w:val="18"/>
      <w:szCs w:val="18"/>
      <w:lang w:val="fr-FR" w:eastAsia="en-US" w:bidi="ar-SA"/>
    </w:rPr>
  </w:style>
  <w:style w:type="character" w:customStyle="1" w:styleId="Char1">
    <w:name w:val="Char1"/>
    <w:rsid w:val="00D464F7"/>
    <w:rPr>
      <w:rFonts w:ascii="Arial" w:hAnsi="Arial" w:cs="Arial"/>
      <w:b/>
      <w:bCs/>
      <w:color w:val="003300"/>
      <w:kern w:val="32"/>
      <w:sz w:val="32"/>
      <w:szCs w:val="32"/>
      <w:lang w:val="fr-FR" w:eastAsia="en-US" w:bidi="ar-SA"/>
    </w:rPr>
  </w:style>
  <w:style w:type="paragraph" w:customStyle="1" w:styleId="StyleCNCBulletListBefore0pt">
    <w:name w:val="Style CNC: Bullet List + Before:  0 pt"/>
    <w:basedOn w:val="CNCBulletList"/>
    <w:rsid w:val="00D464F7"/>
    <w:pPr>
      <w:tabs>
        <w:tab w:val="num" w:pos="720"/>
      </w:tabs>
      <w:spacing w:before="0"/>
      <w:ind w:left="720" w:hanging="360"/>
    </w:pPr>
    <w:rPr>
      <w:rFonts w:eastAsia="Times New Roman" w:cs="Times New Roman"/>
      <w:szCs w:val="20"/>
    </w:rPr>
  </w:style>
  <w:style w:type="paragraph" w:customStyle="1" w:styleId="Default">
    <w:name w:val="Default"/>
    <w:rsid w:val="00D464F7"/>
    <w:pPr>
      <w:widowControl w:val="0"/>
      <w:autoSpaceDE w:val="0"/>
      <w:autoSpaceDN w:val="0"/>
      <w:adjustRightInd w:val="0"/>
      <w:jc w:val="both"/>
    </w:pPr>
    <w:rPr>
      <w:rFonts w:ascii="Arial" w:hAnsi="Arial" w:cs="Arial"/>
      <w:color w:val="000000"/>
      <w:sz w:val="24"/>
      <w:szCs w:val="24"/>
    </w:rPr>
  </w:style>
  <w:style w:type="paragraph" w:customStyle="1" w:styleId="boldbodycopy">
    <w:name w:val="boldbodycopy"/>
    <w:basedOn w:val="Default"/>
    <w:next w:val="Default"/>
    <w:rsid w:val="00D464F7"/>
    <w:pPr>
      <w:spacing w:before="100" w:after="100"/>
    </w:pPr>
    <w:rPr>
      <w:color w:val="auto"/>
    </w:rPr>
  </w:style>
  <w:style w:type="paragraph" w:customStyle="1" w:styleId="TableText">
    <w:name w:val="Table Text"/>
    <w:basedOn w:val="Normal"/>
    <w:rsid w:val="00D464F7"/>
    <w:pPr>
      <w:spacing w:before="40" w:after="40"/>
    </w:pPr>
    <w:rPr>
      <w:rFonts w:ascii="Verdana" w:hAnsi="Verdana"/>
      <w:sz w:val="22"/>
    </w:rPr>
  </w:style>
  <w:style w:type="paragraph" w:customStyle="1" w:styleId="xl24">
    <w:name w:val="xl24"/>
    <w:basedOn w:val="Normal"/>
    <w:rsid w:val="00D464F7"/>
    <w:pPr>
      <w:pBdr>
        <w:left w:val="single" w:sz="8" w:space="0" w:color="auto"/>
      </w:pBdr>
      <w:shd w:val="clear" w:color="auto" w:fill="000000"/>
      <w:spacing w:before="100" w:beforeAutospacing="1" w:after="100" w:afterAutospacing="1"/>
      <w:jc w:val="center"/>
    </w:pPr>
    <w:rPr>
      <w:rFonts w:ascii="Tahoma" w:hAnsi="Tahoma" w:cs="Tahoma"/>
      <w:b/>
      <w:bCs/>
      <w:color w:val="FFFFFF"/>
      <w:sz w:val="18"/>
    </w:rPr>
  </w:style>
  <w:style w:type="paragraph" w:customStyle="1" w:styleId="xl25">
    <w:name w:val="xl25"/>
    <w:basedOn w:val="Normal"/>
    <w:rsid w:val="00D464F7"/>
    <w:pPr>
      <w:pBdr>
        <w:right w:val="single" w:sz="4" w:space="0" w:color="FFFFFF"/>
      </w:pBdr>
      <w:shd w:val="clear" w:color="auto" w:fill="000000"/>
      <w:spacing w:before="100" w:beforeAutospacing="1" w:after="100" w:afterAutospacing="1"/>
      <w:jc w:val="center"/>
    </w:pPr>
    <w:rPr>
      <w:rFonts w:ascii="Tahoma" w:hAnsi="Tahoma" w:cs="Tahoma"/>
      <w:b/>
      <w:bCs/>
      <w:color w:val="FFFFFF"/>
      <w:sz w:val="18"/>
    </w:rPr>
  </w:style>
  <w:style w:type="paragraph" w:customStyle="1" w:styleId="xl26">
    <w:name w:val="xl26"/>
    <w:basedOn w:val="Normal"/>
    <w:rsid w:val="00D464F7"/>
    <w:pPr>
      <w:pBdr>
        <w:right w:val="single" w:sz="8" w:space="0" w:color="auto"/>
      </w:pBdr>
      <w:shd w:val="clear" w:color="auto" w:fill="000000"/>
      <w:spacing w:before="100" w:beforeAutospacing="1" w:after="100" w:afterAutospacing="1"/>
      <w:jc w:val="center"/>
    </w:pPr>
    <w:rPr>
      <w:rFonts w:ascii="Tahoma" w:hAnsi="Tahoma" w:cs="Tahoma"/>
      <w:b/>
      <w:bCs/>
      <w:color w:val="FFFFFF"/>
      <w:sz w:val="18"/>
    </w:rPr>
  </w:style>
  <w:style w:type="paragraph" w:customStyle="1" w:styleId="xl27">
    <w:name w:val="xl27"/>
    <w:basedOn w:val="Normal"/>
    <w:rsid w:val="00D464F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Tahoma" w:hAnsi="Tahoma" w:cs="Tahoma"/>
      <w:sz w:val="18"/>
    </w:rPr>
  </w:style>
  <w:style w:type="paragraph" w:customStyle="1" w:styleId="xl28">
    <w:name w:val="xl28"/>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29">
    <w:name w:val="xl29"/>
    <w:basedOn w:val="Normal"/>
    <w:rsid w:val="00D464F7"/>
    <w:pPr>
      <w:pBdr>
        <w:left w:val="single" w:sz="8" w:space="0" w:color="auto"/>
      </w:pBdr>
      <w:shd w:val="clear" w:color="auto" w:fill="000000"/>
      <w:spacing w:before="100" w:beforeAutospacing="1" w:after="100" w:afterAutospacing="1"/>
      <w:jc w:val="center"/>
    </w:pPr>
    <w:rPr>
      <w:rFonts w:ascii="Tahoma" w:hAnsi="Tahoma" w:cs="Tahoma"/>
      <w:b/>
      <w:bCs/>
      <w:color w:val="FFFFFF"/>
      <w:sz w:val="18"/>
    </w:rPr>
  </w:style>
  <w:style w:type="paragraph" w:customStyle="1" w:styleId="xl30">
    <w:name w:val="xl30"/>
    <w:basedOn w:val="Normal"/>
    <w:rsid w:val="00D464F7"/>
    <w:pPr>
      <w:pBdr>
        <w:top w:val="single" w:sz="4" w:space="0" w:color="auto"/>
        <w:left w:val="single" w:sz="4" w:space="0" w:color="auto"/>
        <w:bottom w:val="single" w:sz="4" w:space="0" w:color="auto"/>
        <w:right w:val="single" w:sz="8" w:space="0" w:color="auto"/>
      </w:pBdr>
      <w:shd w:val="clear" w:color="auto" w:fill="FFFF99"/>
      <w:spacing w:before="100" w:beforeAutospacing="1" w:after="100" w:afterAutospacing="1"/>
      <w:jc w:val="right"/>
    </w:pPr>
    <w:rPr>
      <w:rFonts w:ascii="Tahoma" w:hAnsi="Tahoma" w:cs="Tahoma"/>
      <w:sz w:val="18"/>
    </w:rPr>
  </w:style>
  <w:style w:type="paragraph" w:customStyle="1" w:styleId="xl31">
    <w:name w:val="xl31"/>
    <w:basedOn w:val="Normal"/>
    <w:rsid w:val="00D464F7"/>
    <w:pPr>
      <w:pBdr>
        <w:top w:val="single" w:sz="4" w:space="0" w:color="auto"/>
        <w:left w:val="single" w:sz="4" w:space="0" w:color="auto"/>
        <w:bottom w:val="single" w:sz="4" w:space="0" w:color="auto"/>
        <w:right w:val="single" w:sz="8"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32">
    <w:name w:val="xl32"/>
    <w:basedOn w:val="Normal"/>
    <w:rsid w:val="00D464F7"/>
    <w:pPr>
      <w:pBdr>
        <w:top w:val="single" w:sz="4" w:space="0" w:color="auto"/>
        <w:left w:val="single" w:sz="4" w:space="0" w:color="auto"/>
        <w:bottom w:val="single" w:sz="4"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33">
    <w:name w:val="xl33"/>
    <w:basedOn w:val="Normal"/>
    <w:rsid w:val="00D464F7"/>
    <w:pPr>
      <w:pBdr>
        <w:top w:val="single" w:sz="4" w:space="0" w:color="auto"/>
        <w:left w:val="single" w:sz="4" w:space="0" w:color="auto"/>
        <w:bottom w:val="single" w:sz="4" w:space="0" w:color="auto"/>
      </w:pBdr>
      <w:spacing w:before="100" w:beforeAutospacing="1" w:after="100" w:afterAutospacing="1"/>
    </w:pPr>
    <w:rPr>
      <w:rFonts w:ascii="Tahoma" w:hAnsi="Tahoma" w:cs="Tahoma"/>
      <w:b/>
      <w:bCs/>
      <w:color w:val="0000FF"/>
      <w:sz w:val="18"/>
    </w:rPr>
  </w:style>
  <w:style w:type="paragraph" w:customStyle="1" w:styleId="xl34">
    <w:name w:val="xl34"/>
    <w:basedOn w:val="Normal"/>
    <w:rsid w:val="00D464F7"/>
    <w:pPr>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right"/>
      <w:textAlignment w:val="center"/>
    </w:pPr>
    <w:rPr>
      <w:rFonts w:ascii="Arial" w:hAnsi="Arial" w:cs="Arial"/>
      <w:b/>
      <w:bCs/>
      <w:sz w:val="18"/>
    </w:rPr>
  </w:style>
  <w:style w:type="paragraph" w:customStyle="1" w:styleId="xl35">
    <w:name w:val="xl35"/>
    <w:basedOn w:val="Normal"/>
    <w:rsid w:val="00D464F7"/>
    <w:pPr>
      <w:pBdr>
        <w:top w:val="single" w:sz="4" w:space="0" w:color="auto"/>
        <w:left w:val="single" w:sz="4" w:space="0" w:color="auto"/>
        <w:bottom w:val="single" w:sz="4" w:space="0" w:color="auto"/>
      </w:pBdr>
      <w:shd w:val="clear" w:color="auto" w:fill="FFFF00"/>
      <w:spacing w:before="100" w:beforeAutospacing="1" w:after="100" w:afterAutospacing="1"/>
    </w:pPr>
    <w:rPr>
      <w:rFonts w:ascii="Tahoma" w:hAnsi="Tahoma" w:cs="Tahoma"/>
      <w:b/>
      <w:bCs/>
      <w:color w:val="0000FF"/>
      <w:sz w:val="18"/>
    </w:rPr>
  </w:style>
  <w:style w:type="paragraph" w:customStyle="1" w:styleId="xl36">
    <w:name w:val="xl36"/>
    <w:basedOn w:val="Normal"/>
    <w:rsid w:val="00D464F7"/>
    <w:pPr>
      <w:pBdr>
        <w:top w:val="single" w:sz="4" w:space="0" w:color="auto"/>
        <w:left w:val="single" w:sz="4" w:space="0" w:color="auto"/>
        <w:bottom w:val="single" w:sz="4" w:space="0" w:color="auto"/>
      </w:pBdr>
      <w:shd w:val="clear" w:color="auto" w:fill="FFFF00"/>
      <w:spacing w:before="100" w:beforeAutospacing="1" w:after="100" w:afterAutospacing="1"/>
    </w:pPr>
    <w:rPr>
      <w:rFonts w:ascii="Tahoma" w:hAnsi="Tahoma" w:cs="Tahoma"/>
      <w:b/>
      <w:bCs/>
      <w:color w:val="0000FF"/>
      <w:sz w:val="18"/>
    </w:rPr>
  </w:style>
  <w:style w:type="paragraph" w:customStyle="1" w:styleId="xl37">
    <w:name w:val="xl37"/>
    <w:basedOn w:val="Normal"/>
    <w:rsid w:val="00D464F7"/>
    <w:pPr>
      <w:pBdr>
        <w:top w:val="single" w:sz="8" w:space="0" w:color="auto"/>
        <w:left w:val="single" w:sz="8" w:space="0" w:color="auto"/>
      </w:pBdr>
      <w:spacing w:before="100" w:beforeAutospacing="1" w:after="100" w:afterAutospacing="1"/>
      <w:jc w:val="right"/>
      <w:textAlignment w:val="center"/>
    </w:pPr>
    <w:rPr>
      <w:rFonts w:ascii="Arial" w:hAnsi="Arial" w:cs="Arial"/>
      <w:b/>
      <w:bCs/>
      <w:i/>
      <w:iCs/>
      <w:sz w:val="18"/>
    </w:rPr>
  </w:style>
  <w:style w:type="paragraph" w:customStyle="1" w:styleId="xl38">
    <w:name w:val="xl38"/>
    <w:basedOn w:val="Normal"/>
    <w:rsid w:val="00D464F7"/>
    <w:pPr>
      <w:pBdr>
        <w:left w:val="single" w:sz="8" w:space="0" w:color="auto"/>
      </w:pBdr>
      <w:spacing w:before="100" w:beforeAutospacing="1" w:after="100" w:afterAutospacing="1"/>
      <w:jc w:val="right"/>
      <w:textAlignment w:val="center"/>
    </w:pPr>
    <w:rPr>
      <w:rFonts w:ascii="Arial" w:hAnsi="Arial" w:cs="Arial"/>
      <w:b/>
      <w:bCs/>
      <w:i/>
      <w:iCs/>
      <w:sz w:val="18"/>
    </w:rPr>
  </w:style>
  <w:style w:type="paragraph" w:customStyle="1" w:styleId="xl39">
    <w:name w:val="xl39"/>
    <w:basedOn w:val="Normal"/>
    <w:rsid w:val="00D464F7"/>
    <w:pPr>
      <w:spacing w:before="100" w:beforeAutospacing="1" w:after="100" w:afterAutospacing="1"/>
      <w:jc w:val="center"/>
      <w:textAlignment w:val="center"/>
    </w:pPr>
    <w:rPr>
      <w:rFonts w:ascii="Arial" w:hAnsi="Arial" w:cs="Arial"/>
      <w:b/>
      <w:bCs/>
      <w:sz w:val="18"/>
    </w:rPr>
  </w:style>
  <w:style w:type="paragraph" w:customStyle="1" w:styleId="xl40">
    <w:name w:val="xl40"/>
    <w:basedOn w:val="Normal"/>
    <w:rsid w:val="00D464F7"/>
    <w:pPr>
      <w:spacing w:before="100" w:beforeAutospacing="1" w:after="100" w:afterAutospacing="1"/>
      <w:jc w:val="center"/>
    </w:pPr>
    <w:rPr>
      <w:rFonts w:ascii="Arial" w:hAnsi="Arial" w:cs="Arial"/>
      <w:b/>
      <w:bCs/>
      <w:sz w:val="18"/>
    </w:rPr>
  </w:style>
  <w:style w:type="paragraph" w:customStyle="1" w:styleId="xl41">
    <w:name w:val="xl41"/>
    <w:basedOn w:val="Normal"/>
    <w:rsid w:val="00D464F7"/>
    <w:pPr>
      <w:spacing w:before="100" w:beforeAutospacing="1" w:after="100" w:afterAutospacing="1"/>
      <w:jc w:val="center"/>
    </w:pPr>
    <w:rPr>
      <w:rFonts w:ascii="Arial" w:hAnsi="Arial" w:cs="Arial"/>
      <w:sz w:val="18"/>
    </w:rPr>
  </w:style>
  <w:style w:type="paragraph" w:customStyle="1" w:styleId="xl42">
    <w:name w:val="xl42"/>
    <w:basedOn w:val="Normal"/>
    <w:rsid w:val="00D464F7"/>
    <w:pPr>
      <w:pBdr>
        <w:top w:val="single" w:sz="4" w:space="0" w:color="auto"/>
        <w:left w:val="single" w:sz="8" w:space="0" w:color="auto"/>
        <w:bottom w:val="single" w:sz="4" w:space="0" w:color="auto"/>
      </w:pBdr>
      <w:shd w:val="clear" w:color="auto" w:fill="FFFF99"/>
      <w:spacing w:before="100" w:beforeAutospacing="1" w:after="100" w:afterAutospacing="1"/>
      <w:jc w:val="right"/>
    </w:pPr>
    <w:rPr>
      <w:rFonts w:ascii="Tahoma" w:hAnsi="Tahoma" w:cs="Tahoma"/>
      <w:sz w:val="18"/>
    </w:rPr>
  </w:style>
  <w:style w:type="paragraph" w:customStyle="1" w:styleId="xl43">
    <w:name w:val="xl43"/>
    <w:basedOn w:val="Normal"/>
    <w:rsid w:val="00D464F7"/>
    <w:pPr>
      <w:pBdr>
        <w:top w:val="single" w:sz="4" w:space="0" w:color="auto"/>
        <w:left w:val="single" w:sz="8" w:space="0" w:color="auto"/>
        <w:bottom w:val="single" w:sz="4" w:space="0" w:color="auto"/>
      </w:pBdr>
      <w:shd w:val="clear" w:color="auto" w:fill="FFFF99"/>
      <w:spacing w:before="100" w:beforeAutospacing="1" w:after="100" w:afterAutospacing="1"/>
      <w:jc w:val="right"/>
    </w:pPr>
    <w:rPr>
      <w:rFonts w:ascii="Tahoma" w:hAnsi="Tahoma" w:cs="Tahoma"/>
      <w:sz w:val="18"/>
    </w:rPr>
  </w:style>
  <w:style w:type="paragraph" w:customStyle="1" w:styleId="xl44">
    <w:name w:val="xl44"/>
    <w:basedOn w:val="Normal"/>
    <w:rsid w:val="00D464F7"/>
    <w:pPr>
      <w:pBdr>
        <w:top w:val="single" w:sz="4" w:space="0" w:color="auto"/>
        <w:left w:val="single" w:sz="8" w:space="0" w:color="auto"/>
        <w:bottom w:val="single" w:sz="4" w:space="0" w:color="auto"/>
      </w:pBdr>
      <w:shd w:val="clear" w:color="000000" w:fill="C0C0C0"/>
      <w:spacing w:before="100" w:beforeAutospacing="1" w:after="100" w:afterAutospacing="1"/>
    </w:pPr>
    <w:rPr>
      <w:rFonts w:ascii="Tahoma" w:hAnsi="Tahoma" w:cs="Tahoma"/>
      <w:b/>
      <w:bCs/>
      <w:sz w:val="18"/>
    </w:rPr>
  </w:style>
  <w:style w:type="paragraph" w:customStyle="1" w:styleId="xl45">
    <w:name w:val="xl45"/>
    <w:basedOn w:val="Normal"/>
    <w:rsid w:val="00D464F7"/>
    <w:pPr>
      <w:pBdr>
        <w:top w:val="single" w:sz="4" w:space="0" w:color="auto"/>
        <w:left w:val="single" w:sz="4" w:space="0" w:color="auto"/>
        <w:bottom w:val="single" w:sz="4" w:space="0" w:color="auto"/>
        <w:right w:val="single" w:sz="8"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46">
    <w:name w:val="xl46"/>
    <w:basedOn w:val="Normal"/>
    <w:rsid w:val="00D464F7"/>
    <w:pPr>
      <w:pBdr>
        <w:top w:val="single" w:sz="8" w:space="0" w:color="auto"/>
        <w:bottom w:val="single" w:sz="8" w:space="0" w:color="auto"/>
      </w:pBdr>
      <w:shd w:val="clear" w:color="auto" w:fill="000000"/>
      <w:spacing w:before="100" w:beforeAutospacing="1" w:after="100" w:afterAutospacing="1"/>
      <w:jc w:val="center"/>
      <w:textAlignment w:val="center"/>
    </w:pPr>
    <w:rPr>
      <w:rFonts w:ascii="Arial" w:hAnsi="Arial" w:cs="Arial"/>
      <w:b/>
      <w:bCs/>
      <w:sz w:val="18"/>
    </w:rPr>
  </w:style>
  <w:style w:type="paragraph" w:customStyle="1" w:styleId="xl47">
    <w:name w:val="xl47"/>
    <w:basedOn w:val="Normal"/>
    <w:rsid w:val="00D464F7"/>
    <w:pPr>
      <w:pBdr>
        <w:top w:val="single" w:sz="4" w:space="0" w:color="auto"/>
        <w:left w:val="single" w:sz="8" w:space="0" w:color="auto"/>
      </w:pBdr>
      <w:shd w:val="clear" w:color="auto" w:fill="000000"/>
      <w:spacing w:before="100" w:beforeAutospacing="1" w:after="100" w:afterAutospacing="1"/>
      <w:jc w:val="center"/>
    </w:pPr>
    <w:rPr>
      <w:rFonts w:ascii="Tahoma" w:hAnsi="Tahoma" w:cs="Tahoma"/>
      <w:b/>
      <w:bCs/>
      <w:color w:val="FFFFFF"/>
      <w:sz w:val="18"/>
    </w:rPr>
  </w:style>
  <w:style w:type="paragraph" w:customStyle="1" w:styleId="xl48">
    <w:name w:val="xl48"/>
    <w:basedOn w:val="Normal"/>
    <w:rsid w:val="00D464F7"/>
    <w:pPr>
      <w:pBdr>
        <w:top w:val="single" w:sz="4" w:space="0" w:color="auto"/>
        <w:left w:val="single" w:sz="4" w:space="0" w:color="auto"/>
        <w:bottom w:val="single" w:sz="4" w:space="0" w:color="auto"/>
      </w:pBdr>
      <w:spacing w:before="100" w:beforeAutospacing="1" w:after="100" w:afterAutospacing="1"/>
    </w:pPr>
    <w:rPr>
      <w:rFonts w:ascii="Arial" w:hAnsi="Arial" w:cs="Arial"/>
      <w:sz w:val="18"/>
    </w:rPr>
  </w:style>
  <w:style w:type="paragraph" w:customStyle="1" w:styleId="xl49">
    <w:name w:val="xl49"/>
    <w:basedOn w:val="Normal"/>
    <w:rsid w:val="00D464F7"/>
    <w:pPr>
      <w:pBdr>
        <w:top w:val="single" w:sz="4" w:space="0" w:color="auto"/>
        <w:left w:val="single" w:sz="4" w:space="24" w:color="auto"/>
        <w:bottom w:val="single" w:sz="4" w:space="0" w:color="auto"/>
      </w:pBdr>
      <w:spacing w:before="100" w:beforeAutospacing="1" w:after="100" w:afterAutospacing="1"/>
      <w:ind w:firstLineChars="200" w:firstLine="200"/>
    </w:pPr>
    <w:rPr>
      <w:rFonts w:ascii="Arial" w:hAnsi="Arial" w:cs="Arial"/>
      <w:sz w:val="18"/>
    </w:rPr>
  </w:style>
  <w:style w:type="paragraph" w:customStyle="1" w:styleId="xl50">
    <w:name w:val="xl50"/>
    <w:basedOn w:val="Normal"/>
    <w:rsid w:val="00D464F7"/>
    <w:pPr>
      <w:pBdr>
        <w:top w:val="single" w:sz="4" w:space="0" w:color="auto"/>
        <w:left w:val="single" w:sz="4" w:space="12" w:color="auto"/>
        <w:bottom w:val="single" w:sz="4" w:space="0" w:color="auto"/>
      </w:pBdr>
      <w:spacing w:before="100" w:beforeAutospacing="1" w:after="100" w:afterAutospacing="1"/>
      <w:ind w:firstLineChars="100" w:firstLine="100"/>
    </w:pPr>
    <w:rPr>
      <w:rFonts w:ascii="Arial" w:hAnsi="Arial" w:cs="Arial"/>
      <w:sz w:val="18"/>
    </w:rPr>
  </w:style>
  <w:style w:type="paragraph" w:customStyle="1" w:styleId="xl51">
    <w:name w:val="xl51"/>
    <w:basedOn w:val="Normal"/>
    <w:rsid w:val="00D464F7"/>
    <w:pPr>
      <w:pBdr>
        <w:top w:val="single" w:sz="4" w:space="0" w:color="auto"/>
        <w:left w:val="single" w:sz="4" w:space="0" w:color="auto"/>
        <w:bottom w:val="single" w:sz="4"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52">
    <w:name w:val="xl52"/>
    <w:basedOn w:val="Normal"/>
    <w:rsid w:val="00D464F7"/>
    <w:pPr>
      <w:pBdr>
        <w:left w:val="single" w:sz="8" w:space="0" w:color="auto"/>
        <w:right w:val="single" w:sz="8" w:space="0" w:color="auto"/>
      </w:pBdr>
      <w:shd w:val="clear" w:color="auto" w:fill="000000"/>
      <w:spacing w:before="100" w:beforeAutospacing="1" w:after="100" w:afterAutospacing="1"/>
      <w:jc w:val="center"/>
    </w:pPr>
    <w:rPr>
      <w:rFonts w:ascii="Tahoma" w:hAnsi="Tahoma" w:cs="Tahoma"/>
      <w:b/>
      <w:bCs/>
      <w:color w:val="FFFFFF"/>
      <w:sz w:val="18"/>
    </w:rPr>
  </w:style>
  <w:style w:type="paragraph" w:customStyle="1" w:styleId="xl53">
    <w:name w:val="xl53"/>
    <w:basedOn w:val="Normal"/>
    <w:rsid w:val="00D464F7"/>
    <w:pPr>
      <w:pBdr>
        <w:top w:val="single" w:sz="4" w:space="0" w:color="auto"/>
        <w:left w:val="single" w:sz="8" w:space="0" w:color="auto"/>
        <w:bottom w:val="single" w:sz="4" w:space="0" w:color="auto"/>
        <w:right w:val="single" w:sz="4" w:space="0" w:color="auto"/>
      </w:pBdr>
      <w:spacing w:before="100" w:beforeAutospacing="1" w:after="100" w:afterAutospacing="1"/>
    </w:pPr>
    <w:rPr>
      <w:rFonts w:ascii="Tahoma" w:hAnsi="Tahoma" w:cs="Tahoma"/>
      <w:b/>
      <w:bCs/>
      <w:color w:val="0000FF"/>
      <w:sz w:val="18"/>
    </w:rPr>
  </w:style>
  <w:style w:type="paragraph" w:customStyle="1" w:styleId="xl54">
    <w:name w:val="xl54"/>
    <w:basedOn w:val="Normal"/>
    <w:rsid w:val="00D464F7"/>
    <w:pPr>
      <w:pBdr>
        <w:top w:val="single" w:sz="4" w:space="0" w:color="auto"/>
        <w:left w:val="single" w:sz="4" w:space="0" w:color="auto"/>
        <w:bottom w:val="single" w:sz="4" w:space="0" w:color="auto"/>
        <w:right w:val="single" w:sz="8" w:space="0" w:color="auto"/>
      </w:pBdr>
      <w:spacing w:before="100" w:beforeAutospacing="1" w:after="100" w:afterAutospacing="1"/>
      <w:jc w:val="right"/>
    </w:pPr>
    <w:rPr>
      <w:rFonts w:ascii="Tahoma" w:hAnsi="Tahoma" w:cs="Tahoma"/>
      <w:b/>
      <w:bCs/>
      <w:color w:val="0000FF"/>
      <w:sz w:val="18"/>
    </w:rPr>
  </w:style>
  <w:style w:type="paragraph" w:customStyle="1" w:styleId="xl55">
    <w:name w:val="xl55"/>
    <w:basedOn w:val="Normal"/>
    <w:rsid w:val="00D464F7"/>
    <w:pPr>
      <w:pBdr>
        <w:top w:val="single" w:sz="4" w:space="0" w:color="auto"/>
        <w:left w:val="single" w:sz="8" w:space="0" w:color="auto"/>
        <w:bottom w:val="single" w:sz="4" w:space="0" w:color="auto"/>
        <w:right w:val="single" w:sz="4" w:space="0" w:color="auto"/>
      </w:pBdr>
      <w:shd w:val="clear" w:color="auto" w:fill="FFFF00"/>
      <w:spacing w:before="100" w:beforeAutospacing="1" w:after="100" w:afterAutospacing="1"/>
    </w:pPr>
    <w:rPr>
      <w:rFonts w:ascii="Tahoma" w:hAnsi="Tahoma" w:cs="Tahoma"/>
      <w:b/>
      <w:bCs/>
      <w:color w:val="0000FF"/>
      <w:sz w:val="18"/>
    </w:rPr>
  </w:style>
  <w:style w:type="paragraph" w:customStyle="1" w:styleId="xl56">
    <w:name w:val="xl56"/>
    <w:basedOn w:val="Normal"/>
    <w:rsid w:val="00D464F7"/>
    <w:pPr>
      <w:pBdr>
        <w:top w:val="single" w:sz="4" w:space="0" w:color="auto"/>
        <w:left w:val="single" w:sz="4" w:space="0" w:color="auto"/>
        <w:bottom w:val="single" w:sz="4" w:space="0" w:color="auto"/>
        <w:right w:val="single" w:sz="8" w:space="0" w:color="auto"/>
      </w:pBdr>
      <w:shd w:val="clear" w:color="auto" w:fill="FFFF00"/>
      <w:spacing w:before="100" w:beforeAutospacing="1" w:after="100" w:afterAutospacing="1"/>
      <w:jc w:val="right"/>
    </w:pPr>
    <w:rPr>
      <w:rFonts w:ascii="Tahoma" w:hAnsi="Tahoma" w:cs="Tahoma"/>
      <w:b/>
      <w:bCs/>
      <w:color w:val="0000FF"/>
      <w:sz w:val="18"/>
    </w:rPr>
  </w:style>
  <w:style w:type="paragraph" w:customStyle="1" w:styleId="xl57">
    <w:name w:val="xl57"/>
    <w:basedOn w:val="Normal"/>
    <w:rsid w:val="00D464F7"/>
    <w:pPr>
      <w:pBdr>
        <w:top w:val="single" w:sz="4" w:space="0" w:color="auto"/>
        <w:left w:val="single" w:sz="8" w:space="0" w:color="auto"/>
        <w:bottom w:val="single" w:sz="4" w:space="0" w:color="auto"/>
        <w:right w:val="single" w:sz="4" w:space="0" w:color="auto"/>
      </w:pBdr>
      <w:spacing w:before="100" w:beforeAutospacing="1" w:after="100" w:afterAutospacing="1"/>
    </w:pPr>
    <w:rPr>
      <w:rFonts w:ascii="Tahoma" w:hAnsi="Tahoma" w:cs="Tahoma"/>
      <w:b/>
      <w:bCs/>
      <w:color w:val="0000FF"/>
      <w:sz w:val="18"/>
    </w:rPr>
  </w:style>
  <w:style w:type="paragraph" w:customStyle="1" w:styleId="xl58">
    <w:name w:val="xl58"/>
    <w:basedOn w:val="Normal"/>
    <w:rsid w:val="00D464F7"/>
    <w:pPr>
      <w:pBdr>
        <w:top w:val="single" w:sz="4" w:space="0" w:color="auto"/>
        <w:left w:val="single" w:sz="8" w:space="0" w:color="auto"/>
        <w:bottom w:val="single" w:sz="4" w:space="0" w:color="auto"/>
        <w:right w:val="single" w:sz="4" w:space="0" w:color="auto"/>
      </w:pBdr>
      <w:shd w:val="clear" w:color="auto" w:fill="FFFF00"/>
      <w:spacing w:before="100" w:beforeAutospacing="1" w:after="100" w:afterAutospacing="1"/>
      <w:jc w:val="center"/>
    </w:pPr>
    <w:rPr>
      <w:rFonts w:ascii="Tahoma" w:hAnsi="Tahoma" w:cs="Tahoma"/>
      <w:b/>
      <w:bCs/>
      <w:color w:val="0000FF"/>
      <w:sz w:val="18"/>
    </w:rPr>
  </w:style>
  <w:style w:type="paragraph" w:customStyle="1" w:styleId="xl59">
    <w:name w:val="xl59"/>
    <w:basedOn w:val="Normal"/>
    <w:rsid w:val="00D464F7"/>
    <w:pPr>
      <w:pBdr>
        <w:top w:val="single" w:sz="4" w:space="0" w:color="auto"/>
        <w:left w:val="single" w:sz="8" w:space="0" w:color="auto"/>
        <w:bottom w:val="single" w:sz="4" w:space="0" w:color="auto"/>
        <w:right w:val="single" w:sz="4" w:space="0" w:color="auto"/>
      </w:pBdr>
      <w:shd w:val="clear" w:color="000000" w:fill="C0C0C0"/>
      <w:spacing w:before="100" w:beforeAutospacing="1" w:after="100" w:afterAutospacing="1"/>
      <w:jc w:val="right"/>
    </w:pPr>
    <w:rPr>
      <w:rFonts w:ascii="Tahoma" w:hAnsi="Tahoma" w:cs="Tahoma"/>
      <w:b/>
      <w:bCs/>
      <w:sz w:val="18"/>
    </w:rPr>
  </w:style>
  <w:style w:type="paragraph" w:customStyle="1" w:styleId="xl60">
    <w:name w:val="xl60"/>
    <w:basedOn w:val="Normal"/>
    <w:rsid w:val="00D464F7"/>
    <w:pPr>
      <w:pBdr>
        <w:top w:val="single" w:sz="8" w:space="0" w:color="auto"/>
        <w:left w:val="single" w:sz="8" w:space="0" w:color="auto"/>
        <w:bottom w:val="single" w:sz="8" w:space="0" w:color="auto"/>
      </w:pBdr>
      <w:shd w:val="clear" w:color="auto" w:fill="000000"/>
      <w:spacing w:before="100" w:beforeAutospacing="1" w:after="100" w:afterAutospacing="1"/>
      <w:jc w:val="center"/>
      <w:textAlignment w:val="center"/>
    </w:pPr>
    <w:rPr>
      <w:rFonts w:ascii="Arial" w:hAnsi="Arial" w:cs="Arial"/>
      <w:b/>
      <w:bCs/>
      <w:color w:val="FFFFFF"/>
      <w:sz w:val="18"/>
    </w:rPr>
  </w:style>
  <w:style w:type="paragraph" w:customStyle="1" w:styleId="xl61">
    <w:name w:val="xl61"/>
    <w:basedOn w:val="Normal"/>
    <w:rsid w:val="00D464F7"/>
    <w:pPr>
      <w:pBdr>
        <w:top w:val="single" w:sz="8" w:space="0" w:color="auto"/>
        <w:bottom w:val="single" w:sz="8" w:space="0" w:color="auto"/>
      </w:pBdr>
      <w:shd w:val="clear" w:color="auto" w:fill="000000"/>
      <w:spacing w:before="100" w:beforeAutospacing="1" w:after="100" w:afterAutospacing="1"/>
      <w:jc w:val="center"/>
      <w:textAlignment w:val="center"/>
    </w:pPr>
    <w:rPr>
      <w:rFonts w:ascii="Arial" w:hAnsi="Arial" w:cs="Arial"/>
      <w:b/>
      <w:bCs/>
      <w:color w:val="FFFFFF"/>
      <w:sz w:val="18"/>
    </w:rPr>
  </w:style>
  <w:style w:type="paragraph" w:customStyle="1" w:styleId="xl62">
    <w:name w:val="xl62"/>
    <w:basedOn w:val="Normal"/>
    <w:rsid w:val="00D464F7"/>
    <w:pPr>
      <w:pBdr>
        <w:top w:val="single" w:sz="8" w:space="0" w:color="auto"/>
        <w:bottom w:val="single" w:sz="8" w:space="0" w:color="auto"/>
        <w:right w:val="single" w:sz="8" w:space="0" w:color="auto"/>
      </w:pBdr>
      <w:shd w:val="clear" w:color="auto" w:fill="000000"/>
      <w:spacing w:before="100" w:beforeAutospacing="1" w:after="100" w:afterAutospacing="1"/>
      <w:jc w:val="center"/>
      <w:textAlignment w:val="center"/>
    </w:pPr>
    <w:rPr>
      <w:rFonts w:ascii="Arial" w:hAnsi="Arial" w:cs="Arial"/>
      <w:b/>
      <w:bCs/>
      <w:color w:val="FFFFFF"/>
      <w:sz w:val="18"/>
    </w:rPr>
  </w:style>
  <w:style w:type="paragraph" w:customStyle="1" w:styleId="xl63">
    <w:name w:val="xl63"/>
    <w:basedOn w:val="Normal"/>
    <w:rsid w:val="00D464F7"/>
    <w:pPr>
      <w:pBdr>
        <w:top w:val="single" w:sz="8" w:space="0" w:color="auto"/>
        <w:left w:val="single" w:sz="8" w:space="0" w:color="auto"/>
      </w:pBdr>
      <w:shd w:val="clear" w:color="auto" w:fill="FFFF99"/>
      <w:spacing w:before="100" w:beforeAutospacing="1" w:after="100" w:afterAutospacing="1"/>
      <w:jc w:val="center"/>
      <w:textAlignment w:val="center"/>
    </w:pPr>
    <w:rPr>
      <w:rFonts w:ascii="Arial" w:hAnsi="Arial" w:cs="Arial"/>
      <w:b/>
      <w:bCs/>
      <w:sz w:val="18"/>
    </w:rPr>
  </w:style>
  <w:style w:type="paragraph" w:customStyle="1" w:styleId="xl64">
    <w:name w:val="xl64"/>
    <w:basedOn w:val="Normal"/>
    <w:rsid w:val="00D464F7"/>
    <w:pPr>
      <w:pBdr>
        <w:top w:val="single" w:sz="8" w:space="0" w:color="auto"/>
      </w:pBdr>
      <w:shd w:val="clear" w:color="auto" w:fill="FFFF99"/>
      <w:spacing w:before="100" w:beforeAutospacing="1" w:after="100" w:afterAutospacing="1"/>
      <w:jc w:val="center"/>
      <w:textAlignment w:val="center"/>
    </w:pPr>
    <w:rPr>
      <w:rFonts w:ascii="Arial" w:hAnsi="Arial" w:cs="Arial"/>
      <w:b/>
      <w:bCs/>
      <w:sz w:val="18"/>
    </w:rPr>
  </w:style>
  <w:style w:type="paragraph" w:customStyle="1" w:styleId="xl65">
    <w:name w:val="xl65"/>
    <w:basedOn w:val="Normal"/>
    <w:rsid w:val="00D464F7"/>
    <w:pPr>
      <w:pBdr>
        <w:top w:val="single" w:sz="8" w:space="0" w:color="auto"/>
        <w:right w:val="single" w:sz="8" w:space="0" w:color="auto"/>
      </w:pBdr>
      <w:shd w:val="clear" w:color="auto" w:fill="FFFF99"/>
      <w:spacing w:before="100" w:beforeAutospacing="1" w:after="100" w:afterAutospacing="1"/>
      <w:jc w:val="center"/>
      <w:textAlignment w:val="center"/>
    </w:pPr>
    <w:rPr>
      <w:rFonts w:ascii="Arial" w:hAnsi="Arial" w:cs="Arial"/>
      <w:b/>
      <w:bCs/>
      <w:sz w:val="18"/>
    </w:rPr>
  </w:style>
  <w:style w:type="paragraph" w:customStyle="1" w:styleId="xl66">
    <w:name w:val="xl66"/>
    <w:basedOn w:val="Normal"/>
    <w:rsid w:val="00D464F7"/>
    <w:pPr>
      <w:pBdr>
        <w:left w:val="single" w:sz="8" w:space="0" w:color="auto"/>
      </w:pBdr>
      <w:spacing w:before="100" w:beforeAutospacing="1" w:after="100" w:afterAutospacing="1"/>
      <w:jc w:val="center"/>
      <w:textAlignment w:val="center"/>
    </w:pPr>
    <w:rPr>
      <w:rFonts w:ascii="Arial" w:hAnsi="Arial" w:cs="Arial"/>
      <w:b/>
      <w:bCs/>
      <w:sz w:val="32"/>
      <w:szCs w:val="32"/>
    </w:rPr>
  </w:style>
  <w:style w:type="paragraph" w:customStyle="1" w:styleId="xl67">
    <w:name w:val="xl67"/>
    <w:basedOn w:val="Normal"/>
    <w:rsid w:val="00D464F7"/>
    <w:pPr>
      <w:spacing w:before="100" w:beforeAutospacing="1" w:after="100" w:afterAutospacing="1"/>
      <w:jc w:val="center"/>
    </w:pPr>
    <w:rPr>
      <w:rFonts w:ascii="Arial" w:hAnsi="Arial" w:cs="Arial"/>
      <w:sz w:val="32"/>
      <w:szCs w:val="32"/>
    </w:rPr>
  </w:style>
  <w:style w:type="paragraph" w:customStyle="1" w:styleId="xl68">
    <w:name w:val="xl68"/>
    <w:basedOn w:val="Normal"/>
    <w:rsid w:val="00D464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Arial Unicode MS" w:hAnsi="Tahoma" w:cs="Tahoma"/>
      <w:color w:val="000000"/>
    </w:rPr>
  </w:style>
  <w:style w:type="paragraph" w:customStyle="1" w:styleId="xl69">
    <w:name w:val="xl69"/>
    <w:basedOn w:val="Normal"/>
    <w:rsid w:val="00D464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Arial Unicode MS" w:hAnsi="Tahoma" w:cs="Tahoma"/>
    </w:rPr>
  </w:style>
  <w:style w:type="paragraph" w:customStyle="1" w:styleId="xl70">
    <w:name w:val="xl70"/>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Tahoma" w:eastAsia="Arial Unicode MS" w:hAnsi="Tahoma" w:cs="Tahoma"/>
      <w:b/>
      <w:bCs/>
    </w:rPr>
  </w:style>
  <w:style w:type="paragraph" w:customStyle="1" w:styleId="xl71">
    <w:name w:val="xl71"/>
    <w:basedOn w:val="Normal"/>
    <w:rsid w:val="00D464F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Tahoma" w:eastAsia="Arial Unicode MS" w:hAnsi="Tahoma" w:cs="Tahoma"/>
      <w:color w:val="FFFF99"/>
    </w:rPr>
  </w:style>
  <w:style w:type="paragraph" w:customStyle="1" w:styleId="xl73">
    <w:name w:val="xl73"/>
    <w:basedOn w:val="Normal"/>
    <w:rsid w:val="00D464F7"/>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Arial Unicode MS" w:hAnsi="Tahoma" w:cs="Tahoma"/>
    </w:rPr>
  </w:style>
  <w:style w:type="paragraph" w:customStyle="1" w:styleId="xl74">
    <w:name w:val="xl74"/>
    <w:basedOn w:val="Normal"/>
    <w:rsid w:val="00D464F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right"/>
    </w:pPr>
    <w:rPr>
      <w:rFonts w:ascii="Tahoma" w:eastAsia="Arial Unicode MS" w:hAnsi="Tahoma" w:cs="Tahoma"/>
      <w:b/>
      <w:bCs/>
    </w:rPr>
  </w:style>
  <w:style w:type="paragraph" w:customStyle="1" w:styleId="xl75">
    <w:name w:val="xl75"/>
    <w:basedOn w:val="Normal"/>
    <w:rsid w:val="00D464F7"/>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right"/>
    </w:pPr>
    <w:rPr>
      <w:rFonts w:ascii="Tahoma" w:eastAsia="Arial Unicode MS" w:hAnsi="Tahoma" w:cs="Tahoma"/>
      <w:b/>
      <w:bCs/>
    </w:rPr>
  </w:style>
  <w:style w:type="paragraph" w:customStyle="1" w:styleId="xl77">
    <w:name w:val="xl77"/>
    <w:basedOn w:val="Normal"/>
    <w:rsid w:val="00D464F7"/>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rFonts w:ascii="Tahoma" w:eastAsia="Arial Unicode MS" w:hAnsi="Tahoma" w:cs="Tahoma"/>
      <w:color w:val="FFFFFF"/>
    </w:rPr>
  </w:style>
  <w:style w:type="paragraph" w:customStyle="1" w:styleId="xl78">
    <w:name w:val="xl78"/>
    <w:basedOn w:val="Normal"/>
    <w:rsid w:val="00D464F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ahoma" w:eastAsia="Arial Unicode MS" w:hAnsi="Tahoma" w:cs="Tahoma"/>
      <w:color w:val="FFFFFF"/>
    </w:rPr>
  </w:style>
  <w:style w:type="paragraph" w:customStyle="1" w:styleId="xl79">
    <w:name w:val="xl79"/>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ascii="Tahoma" w:eastAsia="Arial Unicode MS" w:hAnsi="Tahoma" w:cs="Tahoma"/>
      <w:b/>
      <w:bCs/>
      <w:color w:val="000000"/>
    </w:rPr>
  </w:style>
  <w:style w:type="paragraph" w:customStyle="1" w:styleId="xl80">
    <w:name w:val="xl80"/>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ascii="Tahoma" w:eastAsia="Arial Unicode MS" w:hAnsi="Tahoma" w:cs="Tahoma"/>
      <w:b/>
      <w:bCs/>
      <w:color w:val="000000"/>
    </w:rPr>
  </w:style>
  <w:style w:type="paragraph" w:customStyle="1" w:styleId="xl81">
    <w:name w:val="xl81"/>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pPr>
    <w:rPr>
      <w:rFonts w:ascii="Tahoma" w:eastAsia="Arial Unicode MS" w:hAnsi="Tahoma" w:cs="Tahoma"/>
      <w:b/>
      <w:bCs/>
      <w:color w:val="000000"/>
    </w:rPr>
  </w:style>
  <w:style w:type="paragraph" w:customStyle="1" w:styleId="xl82">
    <w:name w:val="xl82"/>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ascii="Tahoma" w:eastAsia="Arial Unicode MS" w:hAnsi="Tahoma" w:cs="Tahoma"/>
      <w:b/>
      <w:bCs/>
      <w:color w:val="000000"/>
    </w:rPr>
  </w:style>
  <w:style w:type="paragraph" w:customStyle="1" w:styleId="xl83">
    <w:name w:val="xl83"/>
    <w:basedOn w:val="Normal"/>
    <w:rsid w:val="00D464F7"/>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right"/>
    </w:pPr>
    <w:rPr>
      <w:rFonts w:ascii="Tahoma" w:eastAsia="Arial Unicode MS" w:hAnsi="Tahoma" w:cs="Tahoma"/>
      <w:b/>
      <w:bCs/>
      <w:color w:val="000000"/>
    </w:rPr>
  </w:style>
  <w:style w:type="paragraph" w:customStyle="1" w:styleId="xl84">
    <w:name w:val="xl84"/>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w:eastAsia="Arial Unicode MS" w:hAnsi="Arial" w:cs="Arial"/>
      <w:b/>
      <w:bCs/>
    </w:rPr>
  </w:style>
  <w:style w:type="paragraph" w:customStyle="1" w:styleId="xl85">
    <w:name w:val="xl85"/>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Arial" w:eastAsia="Arial Unicode MS" w:hAnsi="Arial" w:cs="Arial"/>
      <w:b/>
      <w:bCs/>
    </w:rPr>
  </w:style>
  <w:style w:type="paragraph" w:customStyle="1" w:styleId="xl86">
    <w:name w:val="xl86"/>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ahoma" w:eastAsia="Arial Unicode MS" w:hAnsi="Tahoma" w:cs="Tahoma"/>
      <w:b/>
      <w:bCs/>
    </w:rPr>
  </w:style>
  <w:style w:type="paragraph" w:customStyle="1" w:styleId="xl87">
    <w:name w:val="xl87"/>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ahoma" w:eastAsia="Arial Unicode MS" w:hAnsi="Tahoma" w:cs="Tahoma"/>
      <w:b/>
      <w:bCs/>
    </w:rPr>
  </w:style>
  <w:style w:type="paragraph" w:customStyle="1" w:styleId="xl88">
    <w:name w:val="xl88"/>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ahoma" w:eastAsia="Arial Unicode MS" w:hAnsi="Tahoma" w:cs="Tahoma"/>
      <w:b/>
      <w:bCs/>
    </w:rPr>
  </w:style>
  <w:style w:type="paragraph" w:customStyle="1" w:styleId="xl89">
    <w:name w:val="xl89"/>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ahoma" w:eastAsia="Arial Unicode MS" w:hAnsi="Tahoma" w:cs="Tahoma"/>
      <w:b/>
      <w:bCs/>
    </w:rPr>
  </w:style>
  <w:style w:type="paragraph" w:customStyle="1" w:styleId="xl90">
    <w:name w:val="xl90"/>
    <w:basedOn w:val="Normal"/>
    <w:rsid w:val="00D464F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rFonts w:ascii="Tahoma" w:eastAsia="Arial Unicode MS" w:hAnsi="Tahoma" w:cs="Tahoma"/>
      <w:b/>
      <w:bCs/>
    </w:rPr>
  </w:style>
  <w:style w:type="paragraph" w:customStyle="1" w:styleId="xl92">
    <w:name w:val="xl92"/>
    <w:basedOn w:val="Normal"/>
    <w:rsid w:val="00D464F7"/>
    <w:pPr>
      <w:pBdr>
        <w:left w:val="single" w:sz="8" w:space="0" w:color="auto"/>
        <w:right w:val="single" w:sz="4" w:space="0" w:color="auto"/>
      </w:pBdr>
      <w:spacing w:before="100" w:beforeAutospacing="1" w:after="100" w:afterAutospacing="1"/>
    </w:pPr>
    <w:rPr>
      <w:rFonts w:ascii="Arial Unicode MS" w:eastAsia="Arial Unicode MS" w:hAnsi="Arial Unicode MS"/>
    </w:rPr>
  </w:style>
  <w:style w:type="paragraph" w:customStyle="1" w:styleId="xl93">
    <w:name w:val="xl93"/>
    <w:basedOn w:val="Normal"/>
    <w:rsid w:val="00D464F7"/>
    <w:pPr>
      <w:pBdr>
        <w:left w:val="single" w:sz="8" w:space="0" w:color="auto"/>
        <w:right w:val="single" w:sz="4" w:space="0" w:color="auto"/>
      </w:pBdr>
      <w:spacing w:before="100" w:beforeAutospacing="1" w:after="100" w:afterAutospacing="1"/>
    </w:pPr>
    <w:rPr>
      <w:rFonts w:ascii="Arial Unicode MS" w:eastAsia="Arial Unicode MS" w:hAnsi="Arial Unicode MS"/>
    </w:rPr>
  </w:style>
  <w:style w:type="paragraph" w:customStyle="1" w:styleId="xl94">
    <w:name w:val="xl94"/>
    <w:basedOn w:val="Normal"/>
    <w:rsid w:val="00D464F7"/>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95">
    <w:name w:val="xl95"/>
    <w:basedOn w:val="Normal"/>
    <w:rsid w:val="00D464F7"/>
    <w:pPr>
      <w:pBdr>
        <w:top w:val="single" w:sz="8" w:space="0" w:color="auto"/>
        <w:left w:val="single" w:sz="8" w:space="0" w:color="auto"/>
      </w:pBdr>
      <w:spacing w:before="100" w:beforeAutospacing="1" w:after="100" w:afterAutospacing="1"/>
      <w:jc w:val="center"/>
      <w:textAlignment w:val="center"/>
    </w:pPr>
    <w:rPr>
      <w:rFonts w:ascii="Arial" w:eastAsia="Arial Unicode MS" w:hAnsi="Arial" w:cs="Arial"/>
      <w:b/>
      <w:bCs/>
    </w:rPr>
  </w:style>
  <w:style w:type="paragraph" w:customStyle="1" w:styleId="xl96">
    <w:name w:val="xl96"/>
    <w:basedOn w:val="Normal"/>
    <w:rsid w:val="00D464F7"/>
    <w:pPr>
      <w:pBdr>
        <w:top w:val="single" w:sz="8" w:space="0" w:color="auto"/>
        <w:left w:val="single" w:sz="8" w:space="0" w:color="auto"/>
        <w:bottom w:val="single" w:sz="8" w:space="0" w:color="auto"/>
      </w:pBdr>
      <w:shd w:val="clear" w:color="auto" w:fill="FFFF99"/>
      <w:spacing w:before="100" w:beforeAutospacing="1" w:after="100" w:afterAutospacing="1"/>
      <w:jc w:val="center"/>
    </w:pPr>
    <w:rPr>
      <w:rFonts w:ascii="Arial" w:eastAsia="Arial Unicode MS" w:hAnsi="Arial" w:cs="Arial"/>
      <w:b/>
      <w:bCs/>
    </w:rPr>
  </w:style>
  <w:style w:type="paragraph" w:customStyle="1" w:styleId="xl97">
    <w:name w:val="xl97"/>
    <w:basedOn w:val="Normal"/>
    <w:rsid w:val="00D464F7"/>
    <w:pPr>
      <w:pBdr>
        <w:top w:val="single" w:sz="8" w:space="0" w:color="auto"/>
        <w:bottom w:val="single" w:sz="8" w:space="0" w:color="auto"/>
      </w:pBdr>
      <w:spacing w:before="100" w:beforeAutospacing="1" w:after="100" w:afterAutospacing="1"/>
      <w:jc w:val="center"/>
    </w:pPr>
    <w:rPr>
      <w:rFonts w:ascii="Arial" w:eastAsia="Arial Unicode MS" w:hAnsi="Arial" w:cs="Arial"/>
    </w:rPr>
  </w:style>
  <w:style w:type="paragraph" w:customStyle="1" w:styleId="xl98">
    <w:name w:val="xl98"/>
    <w:basedOn w:val="Normal"/>
    <w:rsid w:val="00D464F7"/>
    <w:pPr>
      <w:pBdr>
        <w:top w:val="single" w:sz="8" w:space="0" w:color="auto"/>
        <w:bottom w:val="single" w:sz="8" w:space="0" w:color="auto"/>
        <w:right w:val="single" w:sz="8" w:space="0" w:color="auto"/>
      </w:pBdr>
      <w:spacing w:before="100" w:beforeAutospacing="1" w:after="100" w:afterAutospacing="1"/>
      <w:jc w:val="center"/>
    </w:pPr>
    <w:rPr>
      <w:rFonts w:ascii="Arial" w:eastAsia="Arial Unicode MS" w:hAnsi="Arial" w:cs="Arial"/>
    </w:rPr>
  </w:style>
  <w:style w:type="paragraph" w:customStyle="1" w:styleId="xl99">
    <w:name w:val="xl99"/>
    <w:basedOn w:val="Normal"/>
    <w:rsid w:val="00D464F7"/>
    <w:pPr>
      <w:pBdr>
        <w:top w:val="single" w:sz="4" w:space="0" w:color="auto"/>
        <w:left w:val="single" w:sz="4" w:space="18" w:color="auto"/>
        <w:bottom w:val="single" w:sz="4" w:space="0" w:color="auto"/>
        <w:right w:val="single" w:sz="4" w:space="0" w:color="auto"/>
      </w:pBdr>
      <w:shd w:val="clear" w:color="auto" w:fill="FFFF00"/>
      <w:spacing w:before="100" w:beforeAutospacing="1" w:after="100" w:afterAutospacing="1"/>
      <w:ind w:firstLineChars="200" w:firstLine="200"/>
    </w:pPr>
    <w:rPr>
      <w:rFonts w:ascii="Tahoma" w:eastAsia="Arial Unicode MS" w:hAnsi="Tahoma" w:cs="Tahoma"/>
    </w:rPr>
  </w:style>
  <w:style w:type="paragraph" w:customStyle="1" w:styleId="xl100">
    <w:name w:val="xl100"/>
    <w:basedOn w:val="Normal"/>
    <w:rsid w:val="00D464F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rFonts w:ascii="Tahoma" w:eastAsia="Arial Unicode MS" w:hAnsi="Tahoma" w:cs="Tahoma"/>
      <w:b/>
      <w:bCs/>
      <w:color w:val="0000FF"/>
    </w:rPr>
  </w:style>
  <w:style w:type="paragraph" w:customStyle="1" w:styleId="xl101">
    <w:name w:val="xl101"/>
    <w:basedOn w:val="Normal"/>
    <w:rsid w:val="00D464F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pPr>
    <w:rPr>
      <w:rFonts w:ascii="Tahoma" w:eastAsia="Arial Unicode MS" w:hAnsi="Tahoma" w:cs="Tahoma"/>
    </w:rPr>
  </w:style>
  <w:style w:type="paragraph" w:customStyle="1" w:styleId="xl102">
    <w:name w:val="xl102"/>
    <w:basedOn w:val="Normal"/>
    <w:rsid w:val="00D464F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right"/>
    </w:pPr>
    <w:rPr>
      <w:rFonts w:ascii="Tahoma" w:eastAsia="Arial Unicode MS" w:hAnsi="Tahoma" w:cs="Tahoma"/>
    </w:rPr>
  </w:style>
  <w:style w:type="paragraph" w:customStyle="1" w:styleId="xl103">
    <w:name w:val="xl103"/>
    <w:basedOn w:val="Normal"/>
    <w:rsid w:val="00D464F7"/>
    <w:pPr>
      <w:pBdr>
        <w:top w:val="single" w:sz="4" w:space="0" w:color="auto"/>
      </w:pBdr>
      <w:shd w:val="clear" w:color="auto" w:fill="FFFF00"/>
      <w:spacing w:before="100" w:beforeAutospacing="1" w:after="100" w:afterAutospacing="1"/>
    </w:pPr>
    <w:rPr>
      <w:rFonts w:ascii="Arial" w:eastAsia="Arial Unicode MS" w:hAnsi="Arial" w:cs="Arial"/>
      <w:b/>
      <w:bCs/>
    </w:rPr>
  </w:style>
  <w:style w:type="paragraph" w:customStyle="1" w:styleId="xl104">
    <w:name w:val="xl104"/>
    <w:basedOn w:val="Normal"/>
    <w:rsid w:val="00D464F7"/>
    <w:pPr>
      <w:pBdr>
        <w:top w:val="single" w:sz="4" w:space="0" w:color="auto"/>
        <w:right w:val="single" w:sz="8" w:space="0" w:color="auto"/>
      </w:pBdr>
      <w:spacing w:before="100" w:beforeAutospacing="1" w:after="100" w:afterAutospacing="1"/>
    </w:pPr>
    <w:rPr>
      <w:rFonts w:ascii="Arial Unicode MS" w:eastAsia="Arial Unicode MS" w:hAnsi="Arial Unicode MS"/>
    </w:rPr>
  </w:style>
  <w:style w:type="character" w:customStyle="1" w:styleId="CharChar">
    <w:name w:val="Char Char"/>
    <w:rsid w:val="00D464F7"/>
    <w:rPr>
      <w:rFonts w:ascii="Verdana" w:hAnsi="Verdana"/>
      <w:sz w:val="22"/>
      <w:szCs w:val="24"/>
      <w:lang w:val="fr-FR" w:eastAsia="en-US" w:bidi="ar-SA"/>
    </w:rPr>
  </w:style>
  <w:style w:type="paragraph" w:customStyle="1" w:styleId="bullet2">
    <w:name w:val="bullet2"/>
    <w:basedOn w:val="Normal"/>
    <w:rsid w:val="00D464F7"/>
    <w:pPr>
      <w:tabs>
        <w:tab w:val="num" w:pos="360"/>
      </w:tabs>
      <w:ind w:left="360" w:hanging="360"/>
    </w:pPr>
    <w:rPr>
      <w:rFonts w:ascii="Arial" w:hAnsi="Arial"/>
    </w:rPr>
  </w:style>
  <w:style w:type="character" w:customStyle="1" w:styleId="CNCSub-SectionChar">
    <w:name w:val="CNC: Sub-Section Char"/>
    <w:rsid w:val="00D464F7"/>
    <w:rPr>
      <w:rFonts w:ascii="Verdana" w:eastAsia="Times" w:hAnsi="Verdana"/>
      <w:b/>
      <w:sz w:val="18"/>
      <w:szCs w:val="24"/>
      <w:lang w:val="en-US" w:eastAsia="en-US" w:bidi="ar-SA"/>
    </w:rPr>
  </w:style>
  <w:style w:type="character" w:customStyle="1" w:styleId="Char2">
    <w:name w:val="Char2"/>
    <w:rsid w:val="00D464F7"/>
    <w:rPr>
      <w:rFonts w:ascii="Arial" w:hAnsi="Arial" w:cs="Arial"/>
      <w:b/>
      <w:bCs/>
      <w:color w:val="003300"/>
      <w:kern w:val="32"/>
      <w:sz w:val="32"/>
      <w:szCs w:val="32"/>
      <w:lang w:val="fr-FR" w:eastAsia="en-US" w:bidi="ar-SA"/>
    </w:rPr>
  </w:style>
  <w:style w:type="paragraph" w:customStyle="1" w:styleId="Style1">
    <w:name w:val="Style 1"/>
    <w:aliases w:val="Cover Subtitles"/>
    <w:basedOn w:val="Normal"/>
    <w:next w:val="Heading9"/>
    <w:rsid w:val="00D464F7"/>
    <w:pPr>
      <w:jc w:val="center"/>
    </w:pPr>
    <w:rPr>
      <w:rFonts w:ascii="Verdana" w:hAnsi="Verdana"/>
      <w:smallCaps/>
      <w:sz w:val="32"/>
    </w:rPr>
  </w:style>
  <w:style w:type="paragraph" w:customStyle="1" w:styleId="NormalInd">
    <w:name w:val="Normal Ind"/>
    <w:basedOn w:val="Normal"/>
    <w:rsid w:val="00D464F7"/>
    <w:pPr>
      <w:tabs>
        <w:tab w:val="num" w:pos="1800"/>
      </w:tabs>
      <w:spacing w:after="60" w:line="100" w:lineRule="atLeast"/>
      <w:ind w:left="1224" w:hanging="504"/>
    </w:pPr>
    <w:rPr>
      <w:rFonts w:ascii="Verdana" w:hAnsi="Verdana"/>
      <w:sz w:val="16"/>
    </w:rPr>
  </w:style>
  <w:style w:type="paragraph" w:customStyle="1" w:styleId="Header4">
    <w:name w:val="Header4"/>
    <w:basedOn w:val="BodyText"/>
    <w:rsid w:val="00D464F7"/>
    <w:pPr>
      <w:spacing w:before="120" w:after="0"/>
    </w:pPr>
    <w:rPr>
      <w:rFonts w:ascii="Verdana" w:hAnsi="Verdana"/>
      <w:b/>
      <w:sz w:val="16"/>
    </w:rPr>
  </w:style>
  <w:style w:type="paragraph" w:customStyle="1" w:styleId="bp1">
    <w:name w:val="bp1"/>
    <w:basedOn w:val="Normal"/>
    <w:rsid w:val="00D464F7"/>
    <w:pPr>
      <w:spacing w:before="100" w:beforeAutospacing="1" w:after="100" w:afterAutospacing="1"/>
    </w:pPr>
  </w:style>
  <w:style w:type="character" w:customStyle="1" w:styleId="ListBulletChar">
    <w:name w:val="List Bullet Char"/>
    <w:rsid w:val="00D464F7"/>
    <w:rPr>
      <w:rFonts w:ascii="Verdana" w:hAnsi="Verdana"/>
      <w:sz w:val="16"/>
      <w:lang w:val="en-US" w:eastAsia="en-US" w:bidi="ar-SA"/>
    </w:rPr>
  </w:style>
  <w:style w:type="paragraph" w:customStyle="1" w:styleId="StyleHeading2VerdanaItalicSmallcaps">
    <w:name w:val="Style Heading 2 + Verdana Italic Small caps"/>
    <w:basedOn w:val="Heading2"/>
    <w:rsid w:val="00D464F7"/>
    <w:pPr>
      <w:spacing w:before="0" w:after="120"/>
    </w:pPr>
    <w:rPr>
      <w:rFonts w:ascii="Verdana" w:hAnsi="Verdana" w:cs="Times New Roman"/>
      <w:bCs w:val="0"/>
      <w:smallCaps/>
      <w:sz w:val="20"/>
      <w:szCs w:val="20"/>
    </w:rPr>
  </w:style>
  <w:style w:type="paragraph" w:customStyle="1" w:styleId="StyleHeading7TableTitleAfter0pt">
    <w:name w:val="Style Heading 7Table Title + After:  0 pt"/>
    <w:basedOn w:val="Heading7"/>
    <w:rsid w:val="00D464F7"/>
    <w:pPr>
      <w:autoSpaceDE/>
      <w:autoSpaceDN/>
      <w:adjustRightInd/>
      <w:spacing w:before="0" w:after="0"/>
    </w:pPr>
    <w:rPr>
      <w:sz w:val="18"/>
    </w:rPr>
  </w:style>
  <w:style w:type="paragraph" w:customStyle="1" w:styleId="StyleListVerdanaJustified">
    <w:name w:val="Style List + Verdana Justified"/>
    <w:basedOn w:val="List"/>
    <w:rsid w:val="00D464F7"/>
    <w:pPr>
      <w:autoSpaceDE/>
      <w:autoSpaceDN/>
      <w:adjustRightInd/>
    </w:pPr>
    <w:rPr>
      <w:sz w:val="18"/>
      <w:szCs w:val="20"/>
    </w:rPr>
  </w:style>
  <w:style w:type="paragraph" w:styleId="List">
    <w:name w:val="List"/>
    <w:basedOn w:val="Normal"/>
    <w:rsid w:val="00D464F7"/>
    <w:pPr>
      <w:autoSpaceDE w:val="0"/>
      <w:autoSpaceDN w:val="0"/>
      <w:adjustRightInd w:val="0"/>
      <w:ind w:left="360" w:hanging="360"/>
    </w:pPr>
    <w:rPr>
      <w:rFonts w:ascii="Verdana" w:hAnsi="Verdana" w:cs="Verdana"/>
      <w:szCs w:val="16"/>
    </w:rPr>
  </w:style>
  <w:style w:type="paragraph" w:customStyle="1" w:styleId="StyleAutoJustified">
    <w:name w:val="Style Auto Justified"/>
    <w:basedOn w:val="Normal"/>
    <w:rsid w:val="00D464F7"/>
    <w:pPr>
      <w:autoSpaceDE w:val="0"/>
      <w:autoSpaceDN w:val="0"/>
      <w:adjustRightInd w:val="0"/>
    </w:pPr>
    <w:rPr>
      <w:rFonts w:ascii="Verdana" w:hAnsi="Verdana"/>
      <w:sz w:val="18"/>
    </w:rPr>
  </w:style>
  <w:style w:type="paragraph" w:customStyle="1" w:styleId="StyleListVerdanaUnderline">
    <w:name w:val="Style List + Verdana Underline"/>
    <w:basedOn w:val="List"/>
    <w:link w:val="StyleListVerdanaUnderlineChar"/>
    <w:rsid w:val="00D464F7"/>
    <w:pPr>
      <w:autoSpaceDE/>
      <w:autoSpaceDN/>
      <w:adjustRightInd/>
    </w:pPr>
    <w:rPr>
      <w:b/>
      <w:snapToGrid w:val="0"/>
      <w:sz w:val="18"/>
      <w:u w:val="single"/>
    </w:rPr>
  </w:style>
  <w:style w:type="character" w:customStyle="1" w:styleId="StyleListVerdanaUnderlineChar">
    <w:name w:val="Style List + Verdana Underline Char"/>
    <w:link w:val="StyleListVerdanaUnderline"/>
    <w:rsid w:val="00D464F7"/>
    <w:rPr>
      <w:rFonts w:ascii="Verdana" w:hAnsi="Verdana" w:cs="Verdana"/>
      <w:b/>
      <w:snapToGrid w:val="0"/>
      <w:sz w:val="18"/>
      <w:szCs w:val="16"/>
      <w:u w:val="single"/>
    </w:rPr>
  </w:style>
  <w:style w:type="paragraph" w:customStyle="1" w:styleId="italicbodycopy">
    <w:name w:val="italicbodycopy"/>
    <w:basedOn w:val="Default"/>
    <w:next w:val="Default"/>
    <w:rsid w:val="00D464F7"/>
    <w:pPr>
      <w:spacing w:before="100" w:after="100"/>
    </w:pPr>
    <w:rPr>
      <w:color w:val="auto"/>
    </w:rPr>
  </w:style>
  <w:style w:type="paragraph" w:customStyle="1" w:styleId="parahead2">
    <w:name w:val="parahead2"/>
    <w:basedOn w:val="Default"/>
    <w:next w:val="Default"/>
    <w:rsid w:val="00D464F7"/>
    <w:pPr>
      <w:spacing w:before="100" w:after="100"/>
    </w:pPr>
    <w:rPr>
      <w:color w:val="auto"/>
    </w:rPr>
  </w:style>
  <w:style w:type="paragraph" w:customStyle="1" w:styleId="StyleBodyTextIndentJustified">
    <w:name w:val="Style Body Text Indent + Justified"/>
    <w:basedOn w:val="BodyTextIndent"/>
    <w:rsid w:val="00D464F7"/>
    <w:rPr>
      <w:sz w:val="18"/>
      <w:szCs w:val="18"/>
    </w:rPr>
  </w:style>
  <w:style w:type="paragraph" w:styleId="BodyTextIndent">
    <w:name w:val="Body Text Indent"/>
    <w:basedOn w:val="Normal"/>
    <w:link w:val="BodyTextIndentChar"/>
    <w:rsid w:val="00D464F7"/>
    <w:pPr>
      <w:autoSpaceDE w:val="0"/>
      <w:autoSpaceDN w:val="0"/>
      <w:adjustRightInd w:val="0"/>
      <w:spacing w:after="120"/>
      <w:ind w:left="360"/>
    </w:pPr>
    <w:rPr>
      <w:rFonts w:ascii="Verdana" w:hAnsi="Verdana" w:cs="Verdana"/>
      <w:szCs w:val="16"/>
    </w:rPr>
  </w:style>
  <w:style w:type="character" w:customStyle="1" w:styleId="BodyTextIndentChar">
    <w:name w:val="Body Text Indent Char"/>
    <w:link w:val="BodyTextIndent"/>
    <w:rsid w:val="00D464F7"/>
    <w:rPr>
      <w:rFonts w:ascii="Verdana" w:hAnsi="Verdana" w:cs="Verdana"/>
      <w:szCs w:val="16"/>
    </w:rPr>
  </w:style>
  <w:style w:type="paragraph" w:customStyle="1" w:styleId="StyleListBullet8pt">
    <w:name w:val="Style List Bullet + 8 pt"/>
    <w:basedOn w:val="ListBullet"/>
    <w:link w:val="StyleListBullet8ptChar"/>
    <w:rsid w:val="00D464F7"/>
    <w:rPr>
      <w:sz w:val="18"/>
    </w:rPr>
  </w:style>
  <w:style w:type="character" w:customStyle="1" w:styleId="StyleListBullet8ptChar">
    <w:name w:val="Style List Bullet + 8 pt Char"/>
    <w:link w:val="StyleListBullet8pt"/>
    <w:rsid w:val="00D464F7"/>
    <w:rPr>
      <w:rFonts w:ascii="Verdana" w:hAnsi="Verdana" w:cs="Verdana"/>
      <w:sz w:val="18"/>
      <w:szCs w:val="16"/>
    </w:rPr>
  </w:style>
  <w:style w:type="paragraph" w:styleId="ListBullet">
    <w:name w:val="List Bullet"/>
    <w:basedOn w:val="Normal"/>
    <w:link w:val="ListBulletChar1"/>
    <w:rsid w:val="00D464F7"/>
    <w:pPr>
      <w:autoSpaceDE w:val="0"/>
      <w:autoSpaceDN w:val="0"/>
      <w:adjustRightInd w:val="0"/>
    </w:pPr>
    <w:rPr>
      <w:rFonts w:ascii="Verdana" w:hAnsi="Verdana" w:cs="Verdana"/>
      <w:szCs w:val="16"/>
    </w:rPr>
  </w:style>
  <w:style w:type="character" w:customStyle="1" w:styleId="StyleHeading1CharVerdana8ptNotBoldAuto">
    <w:name w:val="Style Heading 1 Char + Verdana 8 pt Not Bold Auto"/>
    <w:rsid w:val="00D464F7"/>
    <w:rPr>
      <w:rFonts w:ascii="Verdana" w:hAnsi="Verdana" w:cs="Verdana"/>
      <w:b/>
      <w:bCs/>
      <w:color w:val="auto"/>
      <w:kern w:val="0"/>
      <w:sz w:val="18"/>
      <w:szCs w:val="16"/>
      <w:lang w:val="fr-FR" w:eastAsia="en-US" w:bidi="ar-SA"/>
    </w:rPr>
  </w:style>
  <w:style w:type="paragraph" w:styleId="BlockText">
    <w:name w:val="Block Text"/>
    <w:basedOn w:val="Normal"/>
    <w:rsid w:val="00D464F7"/>
    <w:pPr>
      <w:ind w:left="360" w:right="-360" w:hanging="360"/>
    </w:pPr>
    <w:rPr>
      <w:sz w:val="18"/>
    </w:rPr>
  </w:style>
  <w:style w:type="paragraph" w:styleId="TOC6">
    <w:name w:val="toc 6"/>
    <w:basedOn w:val="Normal"/>
    <w:next w:val="Normal"/>
    <w:autoRedefine/>
    <w:semiHidden/>
    <w:rsid w:val="00D464F7"/>
    <w:pPr>
      <w:autoSpaceDE w:val="0"/>
      <w:autoSpaceDN w:val="0"/>
      <w:adjustRightInd w:val="0"/>
      <w:ind w:left="720"/>
    </w:pPr>
  </w:style>
  <w:style w:type="paragraph" w:styleId="CommentText">
    <w:name w:val="annotation text"/>
    <w:basedOn w:val="Normal"/>
    <w:link w:val="CommentTextChar"/>
    <w:semiHidden/>
    <w:rsid w:val="00D464F7"/>
  </w:style>
  <w:style w:type="character" w:customStyle="1" w:styleId="CommentTextChar">
    <w:name w:val="Comment Text Char"/>
    <w:link w:val="CommentText"/>
    <w:semiHidden/>
    <w:rsid w:val="00D464F7"/>
    <w:rPr>
      <w:rFonts w:ascii="Bookman Old Style" w:hAnsi="Bookman Old Style"/>
    </w:rPr>
  </w:style>
  <w:style w:type="paragraph" w:styleId="Header">
    <w:name w:val="header"/>
    <w:basedOn w:val="Normal"/>
    <w:link w:val="HeaderChar"/>
    <w:rsid w:val="00D464F7"/>
    <w:pPr>
      <w:tabs>
        <w:tab w:val="center" w:pos="4320"/>
        <w:tab w:val="right" w:pos="8640"/>
      </w:tabs>
    </w:pPr>
  </w:style>
  <w:style w:type="character" w:customStyle="1" w:styleId="HeaderChar">
    <w:name w:val="Header Char"/>
    <w:link w:val="Header"/>
    <w:rsid w:val="00D464F7"/>
    <w:rPr>
      <w:rFonts w:ascii="Bookman Old Style" w:hAnsi="Bookman Old Style"/>
    </w:rPr>
  </w:style>
  <w:style w:type="character" w:styleId="CommentReference">
    <w:name w:val="annotation reference"/>
    <w:semiHidden/>
    <w:rsid w:val="00D464F7"/>
    <w:rPr>
      <w:sz w:val="16"/>
      <w:szCs w:val="16"/>
    </w:rPr>
  </w:style>
  <w:style w:type="character" w:styleId="PageNumber">
    <w:name w:val="page number"/>
    <w:basedOn w:val="DefaultParagraphFont"/>
    <w:rsid w:val="00D464F7"/>
  </w:style>
  <w:style w:type="character" w:customStyle="1" w:styleId="ListBulletChar1">
    <w:name w:val="List Bullet Char1"/>
    <w:link w:val="ListBullet"/>
    <w:rsid w:val="00D464F7"/>
    <w:rPr>
      <w:rFonts w:ascii="Verdana" w:hAnsi="Verdana" w:cs="Verdana"/>
      <w:szCs w:val="16"/>
    </w:rPr>
  </w:style>
  <w:style w:type="paragraph" w:styleId="ListNumber">
    <w:name w:val="List Number"/>
    <w:basedOn w:val="Normal"/>
    <w:rsid w:val="00D464F7"/>
    <w:pPr>
      <w:tabs>
        <w:tab w:val="num" w:pos="360"/>
      </w:tabs>
      <w:spacing w:after="40"/>
      <w:ind w:left="1080" w:hanging="360"/>
    </w:pPr>
    <w:rPr>
      <w:rFonts w:ascii="Verdana" w:hAnsi="Verdana"/>
      <w:sz w:val="22"/>
    </w:rPr>
  </w:style>
  <w:style w:type="paragraph" w:styleId="List2">
    <w:name w:val="List 2"/>
    <w:basedOn w:val="Normal"/>
    <w:rsid w:val="00D464F7"/>
    <w:pPr>
      <w:numPr>
        <w:numId w:val="2"/>
      </w:numPr>
      <w:autoSpaceDE w:val="0"/>
      <w:autoSpaceDN w:val="0"/>
      <w:adjustRightInd w:val="0"/>
    </w:pPr>
    <w:rPr>
      <w:rFonts w:ascii="Verdana" w:hAnsi="Verdana" w:cs="Verdana"/>
      <w:sz w:val="16"/>
      <w:szCs w:val="16"/>
    </w:rPr>
  </w:style>
  <w:style w:type="paragraph" w:styleId="List3">
    <w:name w:val="List 3"/>
    <w:basedOn w:val="Normal"/>
    <w:rsid w:val="00D464F7"/>
    <w:pPr>
      <w:ind w:left="1080" w:hanging="360"/>
    </w:pPr>
    <w:rPr>
      <w:sz w:val="18"/>
    </w:rPr>
  </w:style>
  <w:style w:type="paragraph" w:styleId="List4">
    <w:name w:val="List 4"/>
    <w:basedOn w:val="Normal"/>
    <w:rsid w:val="00D464F7"/>
    <w:pPr>
      <w:tabs>
        <w:tab w:val="num" w:pos="2880"/>
      </w:tabs>
      <w:ind w:left="3600" w:hanging="810"/>
    </w:pPr>
  </w:style>
  <w:style w:type="paragraph" w:styleId="List5">
    <w:name w:val="List 5"/>
    <w:basedOn w:val="Normal"/>
    <w:rsid w:val="00D464F7"/>
    <w:pPr>
      <w:ind w:left="1800" w:hanging="360"/>
    </w:pPr>
    <w:rPr>
      <w:sz w:val="18"/>
    </w:rPr>
  </w:style>
  <w:style w:type="paragraph" w:styleId="ListBullet2">
    <w:name w:val="List Bullet 2"/>
    <w:basedOn w:val="Normal"/>
    <w:autoRedefine/>
    <w:rsid w:val="00D464F7"/>
    <w:pPr>
      <w:tabs>
        <w:tab w:val="num" w:pos="720"/>
      </w:tabs>
      <w:ind w:left="720" w:hanging="360"/>
    </w:pPr>
    <w:rPr>
      <w:rFonts w:ascii="Verdana" w:hAnsi="Verdana"/>
      <w:sz w:val="18"/>
    </w:rPr>
  </w:style>
  <w:style w:type="paragraph" w:styleId="ListBullet3">
    <w:name w:val="List Bullet 3"/>
    <w:basedOn w:val="Normal"/>
    <w:autoRedefine/>
    <w:rsid w:val="00D464F7"/>
    <w:pPr>
      <w:tabs>
        <w:tab w:val="num" w:pos="720"/>
        <w:tab w:val="num" w:pos="1080"/>
      </w:tabs>
      <w:autoSpaceDE w:val="0"/>
      <w:autoSpaceDN w:val="0"/>
      <w:adjustRightInd w:val="0"/>
      <w:ind w:left="1080" w:hanging="360"/>
    </w:pPr>
    <w:rPr>
      <w:rFonts w:ascii="Verdana" w:hAnsi="Verdana" w:cs="Verdana"/>
      <w:sz w:val="18"/>
      <w:szCs w:val="16"/>
    </w:rPr>
  </w:style>
  <w:style w:type="paragraph" w:styleId="ListBullet4">
    <w:name w:val="List Bullet 4"/>
    <w:basedOn w:val="Normal"/>
    <w:autoRedefine/>
    <w:rsid w:val="00D464F7"/>
    <w:pPr>
      <w:tabs>
        <w:tab w:val="num" w:pos="1440"/>
      </w:tabs>
      <w:autoSpaceDE w:val="0"/>
      <w:autoSpaceDN w:val="0"/>
      <w:adjustRightInd w:val="0"/>
      <w:ind w:left="1440" w:hanging="360"/>
    </w:pPr>
    <w:rPr>
      <w:rFonts w:ascii="Verdana" w:hAnsi="Verdana" w:cs="Verdana"/>
      <w:sz w:val="18"/>
      <w:szCs w:val="16"/>
    </w:rPr>
  </w:style>
  <w:style w:type="paragraph" w:styleId="ListBullet5">
    <w:name w:val="List Bullet 5"/>
    <w:basedOn w:val="Normal"/>
    <w:autoRedefine/>
    <w:rsid w:val="00D464F7"/>
    <w:pPr>
      <w:tabs>
        <w:tab w:val="num" w:pos="720"/>
        <w:tab w:val="num" w:pos="1800"/>
      </w:tabs>
      <w:autoSpaceDE w:val="0"/>
      <w:autoSpaceDN w:val="0"/>
      <w:adjustRightInd w:val="0"/>
      <w:ind w:left="1800" w:hanging="360"/>
    </w:pPr>
    <w:rPr>
      <w:rFonts w:ascii="Verdana" w:hAnsi="Verdana" w:cs="Verdana"/>
      <w:sz w:val="18"/>
      <w:szCs w:val="16"/>
    </w:rPr>
  </w:style>
  <w:style w:type="paragraph" w:styleId="ListNumber2">
    <w:name w:val="List Number 2"/>
    <w:basedOn w:val="Normal"/>
    <w:rsid w:val="00D464F7"/>
    <w:pPr>
      <w:autoSpaceDE w:val="0"/>
      <w:autoSpaceDN w:val="0"/>
      <w:adjustRightInd w:val="0"/>
    </w:pPr>
    <w:rPr>
      <w:rFonts w:ascii="Verdana" w:hAnsi="Verdana" w:cs="Verdana"/>
      <w:sz w:val="18"/>
      <w:szCs w:val="16"/>
    </w:rPr>
  </w:style>
  <w:style w:type="paragraph" w:styleId="ListNumber3">
    <w:name w:val="List Number 3"/>
    <w:basedOn w:val="Normal"/>
    <w:rsid w:val="00D464F7"/>
    <w:pPr>
      <w:autoSpaceDE w:val="0"/>
      <w:autoSpaceDN w:val="0"/>
      <w:adjustRightInd w:val="0"/>
    </w:pPr>
    <w:rPr>
      <w:rFonts w:ascii="Verdana" w:hAnsi="Verdana" w:cs="Verdana"/>
      <w:sz w:val="18"/>
      <w:szCs w:val="16"/>
    </w:rPr>
  </w:style>
  <w:style w:type="paragraph" w:styleId="ListNumber4">
    <w:name w:val="List Number 4"/>
    <w:basedOn w:val="Normal"/>
    <w:rsid w:val="00D464F7"/>
    <w:pPr>
      <w:autoSpaceDE w:val="0"/>
      <w:autoSpaceDN w:val="0"/>
      <w:adjustRightInd w:val="0"/>
    </w:pPr>
    <w:rPr>
      <w:rFonts w:ascii="Verdana" w:hAnsi="Verdana" w:cs="Verdana"/>
      <w:sz w:val="18"/>
      <w:szCs w:val="16"/>
    </w:rPr>
  </w:style>
  <w:style w:type="paragraph" w:styleId="ListNumber5">
    <w:name w:val="List Number 5"/>
    <w:basedOn w:val="Normal"/>
    <w:rsid w:val="00D464F7"/>
    <w:pPr>
      <w:autoSpaceDE w:val="0"/>
      <w:autoSpaceDN w:val="0"/>
      <w:adjustRightInd w:val="0"/>
    </w:pPr>
    <w:rPr>
      <w:rFonts w:ascii="Verdana" w:hAnsi="Verdana" w:cs="Verdana"/>
      <w:sz w:val="18"/>
      <w:szCs w:val="16"/>
    </w:rPr>
  </w:style>
  <w:style w:type="character" w:customStyle="1" w:styleId="BodyTextChar1">
    <w:name w:val="Body Text Char1"/>
    <w:link w:val="BodyText"/>
    <w:rsid w:val="00D464F7"/>
    <w:rPr>
      <w:rFonts w:ascii="Bookman Old Style" w:hAnsi="Bookman Old Style"/>
    </w:rPr>
  </w:style>
  <w:style w:type="paragraph" w:styleId="ListContinue2">
    <w:name w:val="List Continue 2"/>
    <w:basedOn w:val="Normal"/>
    <w:rsid w:val="00D464F7"/>
    <w:pPr>
      <w:spacing w:after="120"/>
      <w:ind w:left="720"/>
    </w:pPr>
    <w:rPr>
      <w:sz w:val="18"/>
    </w:rPr>
  </w:style>
  <w:style w:type="paragraph" w:styleId="ListContinue3">
    <w:name w:val="List Continue 3"/>
    <w:basedOn w:val="Normal"/>
    <w:rsid w:val="00D464F7"/>
    <w:pPr>
      <w:spacing w:after="120"/>
      <w:ind w:left="1080"/>
    </w:pPr>
    <w:rPr>
      <w:rFonts w:ascii="Verdana" w:hAnsi="Verdana"/>
      <w:sz w:val="18"/>
    </w:rPr>
  </w:style>
  <w:style w:type="paragraph" w:styleId="ListContinue5">
    <w:name w:val="List Continue 5"/>
    <w:basedOn w:val="Normal"/>
    <w:rsid w:val="00D464F7"/>
    <w:pPr>
      <w:spacing w:after="120"/>
      <w:ind w:left="1800"/>
    </w:pPr>
    <w:rPr>
      <w:sz w:val="18"/>
    </w:rPr>
  </w:style>
  <w:style w:type="paragraph" w:styleId="BodyText2">
    <w:name w:val="Body Text 2"/>
    <w:basedOn w:val="Normal"/>
    <w:link w:val="BodyText2Char"/>
    <w:rsid w:val="00D464F7"/>
    <w:pPr>
      <w:keepLines/>
      <w:spacing w:after="120"/>
      <w:ind w:left="720"/>
    </w:pPr>
    <w:rPr>
      <w:sz w:val="22"/>
    </w:rPr>
  </w:style>
  <w:style w:type="character" w:customStyle="1" w:styleId="BodyText2Char">
    <w:name w:val="Body Text 2 Char"/>
    <w:link w:val="BodyText2"/>
    <w:rsid w:val="00D464F7"/>
    <w:rPr>
      <w:rFonts w:ascii="Bookman Old Style" w:hAnsi="Bookman Old Style"/>
      <w:sz w:val="22"/>
      <w:szCs w:val="24"/>
    </w:rPr>
  </w:style>
  <w:style w:type="paragraph" w:styleId="BodyText3">
    <w:name w:val="Body Text 3"/>
    <w:basedOn w:val="Normal"/>
    <w:link w:val="BodyText3Char"/>
    <w:rsid w:val="00D464F7"/>
    <w:pPr>
      <w:jc w:val="center"/>
    </w:pPr>
    <w:rPr>
      <w:rFonts w:ascii="Arial" w:hAnsi="Arial" w:cs="Arial"/>
      <w:b/>
      <w:bCs/>
    </w:rPr>
  </w:style>
  <w:style w:type="character" w:customStyle="1" w:styleId="BodyText3Char">
    <w:name w:val="Body Text 3 Char"/>
    <w:link w:val="BodyText3"/>
    <w:rsid w:val="00D464F7"/>
    <w:rPr>
      <w:rFonts w:ascii="Arial" w:hAnsi="Arial" w:cs="Arial"/>
      <w:b/>
      <w:bCs/>
      <w:szCs w:val="24"/>
    </w:rPr>
  </w:style>
  <w:style w:type="paragraph" w:styleId="BodyTextIndent2">
    <w:name w:val="Body Text Indent 2"/>
    <w:basedOn w:val="Normal"/>
    <w:link w:val="BodyTextIndent2Char"/>
    <w:rsid w:val="00D464F7"/>
    <w:rPr>
      <w:rFonts w:ascii="Verdana" w:hAnsi="Verdana"/>
      <w:sz w:val="18"/>
    </w:rPr>
  </w:style>
  <w:style w:type="character" w:customStyle="1" w:styleId="BodyTextIndent2Char">
    <w:name w:val="Body Text Indent 2 Char"/>
    <w:link w:val="BodyTextIndent2"/>
    <w:rsid w:val="00D464F7"/>
    <w:rPr>
      <w:rFonts w:ascii="Verdana" w:hAnsi="Verdana"/>
      <w:sz w:val="18"/>
      <w:szCs w:val="24"/>
    </w:rPr>
  </w:style>
  <w:style w:type="paragraph" w:styleId="BodyTextIndent3">
    <w:name w:val="Body Text Indent 3"/>
    <w:basedOn w:val="Normal"/>
    <w:link w:val="BodyTextIndent3Char"/>
    <w:rsid w:val="00D464F7"/>
    <w:pPr>
      <w:autoSpaceDE w:val="0"/>
      <w:autoSpaceDN w:val="0"/>
      <w:adjustRightInd w:val="0"/>
      <w:spacing w:after="120"/>
      <w:ind w:left="360"/>
    </w:pPr>
    <w:rPr>
      <w:rFonts w:ascii="Verdana" w:hAnsi="Verdana" w:cs="Verdana"/>
      <w:color w:val="003300"/>
      <w:sz w:val="16"/>
      <w:szCs w:val="16"/>
    </w:rPr>
  </w:style>
  <w:style w:type="character" w:customStyle="1" w:styleId="BodyTextIndent3Char">
    <w:name w:val="Body Text Indent 3 Char"/>
    <w:link w:val="BodyTextIndent3"/>
    <w:rsid w:val="00D464F7"/>
    <w:rPr>
      <w:rFonts w:ascii="Verdana" w:hAnsi="Verdana" w:cs="Verdana"/>
      <w:color w:val="003300"/>
      <w:sz w:val="16"/>
      <w:szCs w:val="16"/>
    </w:rPr>
  </w:style>
  <w:style w:type="character" w:styleId="Hyperlink">
    <w:name w:val="Hyperlink"/>
    <w:rsid w:val="00D464F7"/>
    <w:rPr>
      <w:color w:val="000000"/>
      <w:u w:val="single"/>
    </w:rPr>
  </w:style>
  <w:style w:type="character" w:styleId="FollowedHyperlink">
    <w:name w:val="FollowedHyperlink"/>
    <w:rsid w:val="00D464F7"/>
    <w:rPr>
      <w:color w:val="000000"/>
      <w:u w:val="single"/>
    </w:rPr>
  </w:style>
  <w:style w:type="paragraph" w:styleId="NormalWeb">
    <w:name w:val="Normal (Web)"/>
    <w:basedOn w:val="Normal"/>
    <w:rsid w:val="00D464F7"/>
    <w:rPr>
      <w:rFonts w:ascii="Verdana" w:hAnsi="Verdana"/>
      <w:sz w:val="18"/>
    </w:rPr>
  </w:style>
  <w:style w:type="character" w:styleId="HTMLCode">
    <w:name w:val="HTML Code"/>
    <w:rsid w:val="00D464F7"/>
    <w:rPr>
      <w:rFonts w:ascii="Courier New" w:eastAsia="Courier New" w:hAnsi="Courier New" w:cs="Courier New"/>
      <w:sz w:val="20"/>
      <w:szCs w:val="20"/>
    </w:rPr>
  </w:style>
  <w:style w:type="paragraph" w:styleId="HTMLPreformatted">
    <w:name w:val="HTML Preformatted"/>
    <w:basedOn w:val="Default"/>
    <w:next w:val="Default"/>
    <w:link w:val="HTMLPreformattedChar"/>
    <w:rsid w:val="00D464F7"/>
    <w:rPr>
      <w:color w:val="auto"/>
    </w:rPr>
  </w:style>
  <w:style w:type="character" w:customStyle="1" w:styleId="HTMLPreformattedChar">
    <w:name w:val="HTML Preformatted Char"/>
    <w:link w:val="HTMLPreformatted"/>
    <w:rsid w:val="00D464F7"/>
    <w:rPr>
      <w:rFonts w:ascii="Arial" w:hAnsi="Arial" w:cs="Arial"/>
      <w:sz w:val="24"/>
      <w:szCs w:val="24"/>
    </w:rPr>
  </w:style>
  <w:style w:type="paragraph" w:styleId="CommentSubject">
    <w:name w:val="annotation subject"/>
    <w:basedOn w:val="CommentText"/>
    <w:next w:val="CommentText"/>
    <w:link w:val="CommentSubjectChar"/>
    <w:semiHidden/>
    <w:rsid w:val="00D464F7"/>
    <w:rPr>
      <w:b/>
      <w:bCs/>
    </w:rPr>
  </w:style>
  <w:style w:type="character" w:customStyle="1" w:styleId="CommentSubjectChar">
    <w:name w:val="Comment Subject Char"/>
    <w:link w:val="CommentSubject"/>
    <w:semiHidden/>
    <w:rsid w:val="00D464F7"/>
    <w:rPr>
      <w:rFonts w:ascii="Bookman Old Style" w:hAnsi="Bookman Old Style"/>
      <w:b/>
      <w:bCs/>
    </w:rPr>
  </w:style>
  <w:style w:type="paragraph" w:styleId="BalloonText">
    <w:name w:val="Balloon Text"/>
    <w:basedOn w:val="Normal"/>
    <w:link w:val="BalloonTextChar"/>
    <w:semiHidden/>
    <w:rsid w:val="00D464F7"/>
    <w:rPr>
      <w:rFonts w:ascii="Tahoma" w:hAnsi="Tahoma" w:cs="Tahoma"/>
      <w:sz w:val="16"/>
      <w:szCs w:val="16"/>
    </w:rPr>
  </w:style>
  <w:style w:type="character" w:customStyle="1" w:styleId="BalloonTextChar">
    <w:name w:val="Balloon Text Char"/>
    <w:link w:val="BalloonText"/>
    <w:semiHidden/>
    <w:rsid w:val="00D464F7"/>
    <w:rPr>
      <w:rFonts w:ascii="Tahoma" w:hAnsi="Tahoma" w:cs="Tahoma"/>
      <w:sz w:val="16"/>
      <w:szCs w:val="16"/>
    </w:rPr>
  </w:style>
  <w:style w:type="table" w:styleId="TableGrid">
    <w:name w:val="Table Grid"/>
    <w:basedOn w:val="TableNormal"/>
    <w:rsid w:val="00D464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464F7"/>
    <w:pPr>
      <w:jc w:val="both"/>
    </w:pPr>
    <w:rPr>
      <w:sz w:val="24"/>
      <w:szCs w:val="24"/>
    </w:rPr>
  </w:style>
  <w:style w:type="paragraph" w:customStyle="1" w:styleId="Legal2L2">
    <w:name w:val="Legal2_L2"/>
    <w:basedOn w:val="Normal"/>
    <w:rsid w:val="00D654A8"/>
    <w:pPr>
      <w:tabs>
        <w:tab w:val="num" w:pos="900"/>
        <w:tab w:val="num" w:pos="1080"/>
      </w:tabs>
      <w:spacing w:after="200"/>
      <w:ind w:left="180"/>
      <w:jc w:val="left"/>
      <w:outlineLvl w:val="1"/>
    </w:pPr>
    <w:rPr>
      <w:rFonts w:ascii="Times New Roman" w:hAnsi="Times New Roman"/>
    </w:rPr>
  </w:style>
  <w:style w:type="paragraph" w:styleId="TOAHeading">
    <w:name w:val="toa heading"/>
    <w:basedOn w:val="Normal"/>
    <w:next w:val="Normal"/>
    <w:rsid w:val="00D654A8"/>
    <w:pPr>
      <w:tabs>
        <w:tab w:val="left" w:pos="9000"/>
        <w:tab w:val="right" w:pos="9360"/>
      </w:tabs>
      <w:suppressAutoHyphens/>
      <w:jc w:val="left"/>
    </w:pPr>
    <w:rPr>
      <w:rFonts w:ascii="Univers" w:hAnsi="Univers"/>
      <w:sz w:val="24"/>
    </w:rPr>
  </w:style>
  <w:style w:type="table" w:customStyle="1" w:styleId="TableGrid2">
    <w:name w:val="Table Grid2"/>
    <w:basedOn w:val="TableNormal"/>
    <w:next w:val="TableGrid"/>
    <w:uiPriority w:val="39"/>
    <w:rsid w:val="00633EBC"/>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mailto:3RDPARTYRESILIENCY@HUMANA.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04D5648BFB784E81ED1C21915F6D2B" ma:contentTypeVersion="16" ma:contentTypeDescription="Create a new document." ma:contentTypeScope="" ma:versionID="edf71a981cbba7a678b3a11eed09442c">
  <xsd:schema xmlns:xsd="http://www.w3.org/2001/XMLSchema" xmlns:xs="http://www.w3.org/2001/XMLSchema" xmlns:p="http://schemas.microsoft.com/office/2006/metadata/properties" xmlns:ns2="b3440a03-e197-4d93-8960-2b4cb6b3a391" xmlns:ns3="0525d0d8-811f-43c0-80e5-70547b61a235" targetNamespace="http://schemas.microsoft.com/office/2006/metadata/properties" ma:root="true" ma:fieldsID="96e8bbd8beffccfa3cd0d48b46f02879" ns2:_="" ns3:_="">
    <xsd:import namespace="b3440a03-e197-4d93-8960-2b4cb6b3a391"/>
    <xsd:import namespace="0525d0d8-811f-43c0-80e5-70547b61a2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440a03-e197-4d93-8960-2b4cb6b3a3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8387f8-82b2-4441-b1a6-93bd58f479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525d0d8-811f-43c0-80e5-70547b61a2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bbe1eae-2d22-4b5c-9d60-481c5ca461b8}" ma:internalName="TaxCatchAll" ma:showField="CatchAllData" ma:web="0525d0d8-811f-43c0-80e5-70547b61a2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25d0d8-811f-43c0-80e5-70547b61a235" xsi:nil="true"/>
    <lcf76f155ced4ddcb4097134ff3c332f xmlns="b3440a03-e197-4d93-8960-2b4cb6b3a391">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05FAF3-6454-4EB3-B7A0-34D008443FC0}">
  <ds:schemaRefs>
    <ds:schemaRef ds:uri="http://schemas.microsoft.com/sharepoint/v3/contenttype/forms"/>
  </ds:schemaRefs>
</ds:datastoreItem>
</file>

<file path=customXml/itemProps2.xml><?xml version="1.0" encoding="utf-8"?>
<ds:datastoreItem xmlns:ds="http://schemas.openxmlformats.org/officeDocument/2006/customXml" ds:itemID="{1E9B4DAB-2DDF-43D3-AE51-3407FDB1CC61}"/>
</file>

<file path=customXml/itemProps3.xml><?xml version="1.0" encoding="utf-8"?>
<ds:datastoreItem xmlns:ds="http://schemas.openxmlformats.org/officeDocument/2006/customXml" ds:itemID="{6C155FBD-B6AE-423F-A00D-38235BE42E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0F3F25B-70A2-4AC0-881C-5FBF9C601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9457</Words>
  <Characters>54096</Characters>
  <Application>Microsoft Office Word</Application>
  <DocSecurity>0</DocSecurity>
  <Lines>1288</Lines>
  <Paragraphs>397</Paragraphs>
  <ScaleCrop>false</ScaleCrop>
  <HeadingPairs>
    <vt:vector size="2" baseType="variant">
      <vt:variant>
        <vt:lpstr>Title</vt:lpstr>
      </vt:variant>
      <vt:variant>
        <vt:i4>1</vt:i4>
      </vt:variant>
    </vt:vector>
  </HeadingPairs>
  <TitlesOfParts>
    <vt:vector size="1" baseType="lpstr">
      <vt:lpstr/>
    </vt:vector>
  </TitlesOfParts>
  <Company>Humana Inc.</Company>
  <LinksUpToDate>false</LinksUpToDate>
  <CharactersWithSpaces>63156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LMR3234</dc:creator>
  <cp:lastModifiedBy>Rachel ODea</cp:lastModifiedBy>
  <cp:revision>2</cp:revision>
  <dcterms:created xsi:type="dcterms:W3CDTF">2019-09-04T12:20:00Z</dcterms:created>
  <dcterms:modified xsi:type="dcterms:W3CDTF">2019-09-04T12:20:00Z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503991aa-ec6f-4153-b8ce-79bd22377c48</vt:lpwstr>
  </property>
  <property fmtid="{D5CDD505-2E9C-101B-9397-08002B2CF9AE}" pid="3" name="HumanaClassification">
    <vt:lpwstr>I</vt:lpwstr>
  </property>
  <property fmtid="{D5CDD505-2E9C-101B-9397-08002B2CF9AE}" pid="4" name="ContentTypeId">
    <vt:lpwstr>0x0101000D04D5648BFB784E81ED1C21915F6D2B</vt:lpwstr>
  </property>
</Properties>
</file>